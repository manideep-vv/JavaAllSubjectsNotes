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F28" w:rsidRPr="009F3C68" w:rsidRDefault="00D96F28" w:rsidP="00D96F28">
      <w:pPr>
        <w:pStyle w:val="Heading1"/>
        <w:jc w:val="center"/>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Apache </w:t>
      </w:r>
      <w:r w:rsidR="00C61099">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w:t>
      </w: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afka</w:t>
      </w:r>
    </w:p>
    <w:p w:rsidR="00472CAC" w:rsidRDefault="00472CAC" w:rsidP="00DF1650">
      <w:pPr>
        <w:rPr>
          <w:rFonts w:ascii="Segoe UI Emoji" w:hAnsi="Segoe UI Emoji"/>
          <w:lang w:val="en-US"/>
        </w:rPr>
      </w:pPr>
      <w:r>
        <w:rPr>
          <w:rFonts w:ascii="Segoe UI Emoji" w:hAnsi="Segoe UI Emoji"/>
          <w:lang w:val="en-US"/>
        </w:rPr>
        <w:t>Reference links</w:t>
      </w:r>
    </w:p>
    <w:p w:rsidR="00472CAC" w:rsidRDefault="006E7437" w:rsidP="00DF1650">
      <w:pPr>
        <w:rPr>
          <w:rFonts w:ascii="Segoe UI Emoji" w:hAnsi="Segoe UI Emoji"/>
          <w:lang w:val="en-US"/>
        </w:rPr>
      </w:pPr>
      <w:hyperlink r:id="rId8" w:history="1">
        <w:r w:rsidR="00472CAC" w:rsidRPr="000A0BC2">
          <w:rPr>
            <w:rStyle w:val="Hyperlink"/>
            <w:rFonts w:ascii="Segoe UI Emoji" w:hAnsi="Segoe UI Emoji"/>
            <w:lang w:val="en-US"/>
          </w:rPr>
          <w:t>https://www.conduktor.io/kafka/kafka-topics-internals-segments-and-indexes/</w:t>
        </w:r>
      </w:hyperlink>
    </w:p>
    <w:tbl>
      <w:tblPr>
        <w:tblStyle w:val="TableGrid"/>
        <w:tblW w:w="0" w:type="auto"/>
        <w:tblLook w:val="04A0" w:firstRow="1" w:lastRow="0" w:firstColumn="1" w:lastColumn="0" w:noHBand="0" w:noVBand="1"/>
      </w:tblPr>
      <w:tblGrid>
        <w:gridCol w:w="3397"/>
        <w:gridCol w:w="19633"/>
      </w:tblGrid>
      <w:tr w:rsidR="00057E1A" w:rsidTr="00057E1A">
        <w:tc>
          <w:tcPr>
            <w:tcW w:w="3397" w:type="dxa"/>
          </w:tcPr>
          <w:p w:rsidR="00057E1A" w:rsidRDefault="00057E1A" w:rsidP="00DF1650">
            <w:pPr>
              <w:rPr>
                <w:rFonts w:ascii="Segoe UI Emoji" w:hAnsi="Segoe UI Emoji"/>
                <w:lang w:val="en-US"/>
              </w:rPr>
            </w:pPr>
          </w:p>
        </w:tc>
        <w:tc>
          <w:tcPr>
            <w:tcW w:w="19633" w:type="dxa"/>
          </w:tcPr>
          <w:p w:rsidR="00057E1A" w:rsidRDefault="00057E1A" w:rsidP="00DF1650">
            <w:pPr>
              <w:rPr>
                <w:rFonts w:ascii="Segoe UI Emoji" w:hAnsi="Segoe UI Emoji"/>
                <w:lang w:val="en-US"/>
              </w:rPr>
            </w:pPr>
          </w:p>
        </w:tc>
      </w:tr>
      <w:tr w:rsidR="00057E1A" w:rsidTr="00057E1A">
        <w:tc>
          <w:tcPr>
            <w:tcW w:w="3397" w:type="dxa"/>
          </w:tcPr>
          <w:p w:rsidR="00057E1A" w:rsidRDefault="00057E1A" w:rsidP="00DF1650">
            <w:pPr>
              <w:rPr>
                <w:rFonts w:ascii="Segoe UI Emoji" w:hAnsi="Segoe UI Emoji"/>
                <w:lang w:val="en-US"/>
              </w:rPr>
            </w:pPr>
            <w:r>
              <w:rPr>
                <w:rFonts w:ascii="Segoe UI Emoji" w:hAnsi="Segoe UI Emoji"/>
                <w:lang w:val="en-US"/>
              </w:rPr>
              <w:t>To explore options</w:t>
            </w:r>
          </w:p>
        </w:tc>
        <w:tc>
          <w:tcPr>
            <w:tcW w:w="19633" w:type="dxa"/>
          </w:tcPr>
          <w:p w:rsidR="00057E1A" w:rsidRDefault="006E7437" w:rsidP="00DF1650">
            <w:pPr>
              <w:rPr>
                <w:rFonts w:ascii="Segoe UI Emoji" w:hAnsi="Segoe UI Emoji"/>
                <w:lang w:val="en-US"/>
              </w:rPr>
            </w:pPr>
            <w:hyperlink r:id="rId9" w:history="1">
              <w:r w:rsidR="00057E1A" w:rsidRPr="000A0BC2">
                <w:rPr>
                  <w:rStyle w:val="Hyperlink"/>
                  <w:rFonts w:ascii="Segoe UI Emoji" w:hAnsi="Segoe UI Emoji"/>
                  <w:lang w:val="en-US"/>
                </w:rPr>
                <w:t>https://www.conduktor.io/kafka/kafka-options-explorer/</w:t>
              </w:r>
            </w:hyperlink>
          </w:p>
          <w:p w:rsidR="00057E1A" w:rsidRDefault="00057E1A" w:rsidP="00DF1650">
            <w:pPr>
              <w:rPr>
                <w:rFonts w:ascii="Segoe UI Emoji" w:hAnsi="Segoe UI Emoji"/>
                <w:lang w:val="en-US"/>
              </w:rPr>
            </w:pPr>
          </w:p>
        </w:tc>
      </w:tr>
      <w:tr w:rsidR="00057E1A" w:rsidTr="00057E1A">
        <w:tc>
          <w:tcPr>
            <w:tcW w:w="3397" w:type="dxa"/>
          </w:tcPr>
          <w:p w:rsidR="00057E1A" w:rsidRDefault="00057E1A" w:rsidP="00DF1650">
            <w:pPr>
              <w:rPr>
                <w:rFonts w:ascii="Segoe UI Emoji" w:hAnsi="Segoe UI Emoji"/>
                <w:lang w:val="en-US"/>
              </w:rPr>
            </w:pPr>
          </w:p>
        </w:tc>
        <w:tc>
          <w:tcPr>
            <w:tcW w:w="19633" w:type="dxa"/>
          </w:tcPr>
          <w:p w:rsidR="00057E1A" w:rsidRDefault="00057E1A" w:rsidP="00DF1650">
            <w:pPr>
              <w:rPr>
                <w:rFonts w:ascii="Segoe UI Emoji" w:hAnsi="Segoe UI Emoji"/>
                <w:lang w:val="en-US"/>
              </w:rPr>
            </w:pPr>
          </w:p>
        </w:tc>
      </w:tr>
      <w:tr w:rsidR="00057E1A" w:rsidTr="00057E1A">
        <w:tc>
          <w:tcPr>
            <w:tcW w:w="3397" w:type="dxa"/>
          </w:tcPr>
          <w:p w:rsidR="00057E1A" w:rsidRDefault="00057E1A" w:rsidP="00DF1650">
            <w:pPr>
              <w:rPr>
                <w:rFonts w:ascii="Segoe UI Emoji" w:hAnsi="Segoe UI Emoji"/>
                <w:lang w:val="en-US"/>
              </w:rPr>
            </w:pPr>
          </w:p>
        </w:tc>
        <w:tc>
          <w:tcPr>
            <w:tcW w:w="19633" w:type="dxa"/>
          </w:tcPr>
          <w:p w:rsidR="00057E1A" w:rsidRDefault="00057E1A" w:rsidP="00DF1650">
            <w:pPr>
              <w:rPr>
                <w:rFonts w:ascii="Segoe UI Emoji" w:hAnsi="Segoe UI Emoji"/>
                <w:lang w:val="en-US"/>
              </w:rPr>
            </w:pPr>
          </w:p>
        </w:tc>
      </w:tr>
    </w:tbl>
    <w:p w:rsidR="00057E1A" w:rsidRDefault="00057E1A" w:rsidP="00DF1650">
      <w:pPr>
        <w:rPr>
          <w:rFonts w:ascii="Segoe UI Emoji" w:hAnsi="Segoe UI Emoji"/>
          <w:lang w:val="en-US"/>
        </w:rPr>
      </w:pPr>
    </w:p>
    <w:p w:rsidR="00472CAC" w:rsidRDefault="00472CAC" w:rsidP="00DF1650">
      <w:pPr>
        <w:rPr>
          <w:rFonts w:ascii="Segoe UI Emoji" w:hAnsi="Segoe UI Emoji"/>
          <w:lang w:val="en-US"/>
        </w:rPr>
      </w:pPr>
    </w:p>
    <w:p w:rsidR="00DF1650" w:rsidRPr="001E51EB" w:rsidRDefault="00DF1650" w:rsidP="00DF1650">
      <w:pPr>
        <w:rPr>
          <w:rFonts w:ascii="Segoe UI Emoji" w:hAnsi="Segoe UI Emoji"/>
          <w:lang w:val="en-US"/>
        </w:rPr>
      </w:pPr>
      <w:r w:rsidRPr="001E51EB">
        <w:rPr>
          <w:rFonts w:ascii="Segoe UI Emoji" w:hAnsi="Segoe UI Emoji"/>
          <w:lang w:val="en-US"/>
        </w:rPr>
        <w:t>Kafka was originated at linked in, to solve the data integration problem</w:t>
      </w:r>
    </w:p>
    <w:p w:rsidR="00A658A4" w:rsidRPr="001E51EB" w:rsidRDefault="00A658A4">
      <w:pPr>
        <w:rPr>
          <w:rFonts w:ascii="Segoe UI Emoji" w:hAnsi="Segoe UI Emoji"/>
          <w:lang w:val="en-US"/>
        </w:rPr>
      </w:pPr>
      <w:r w:rsidRPr="001E51EB">
        <w:rPr>
          <w:rFonts w:ascii="Segoe UI Emoji" w:hAnsi="Segoe UI Emoji"/>
          <w:lang w:val="en-US"/>
        </w:rPr>
        <w:t xml:space="preserve">Kafka was developed by </w:t>
      </w:r>
      <w:r w:rsidR="0018503C">
        <w:rPr>
          <w:rFonts w:ascii="Arial" w:hAnsi="Arial" w:cs="Arial"/>
          <w:color w:val="040C28"/>
          <w:sz w:val="30"/>
          <w:szCs w:val="30"/>
        </w:rPr>
        <w:t>Jay Kreps, </w:t>
      </w:r>
      <w:r w:rsidR="0018503C">
        <w:rPr>
          <w:rStyle w:val="jpfdse"/>
          <w:rFonts w:ascii="Arial" w:hAnsi="Arial" w:cs="Arial"/>
          <w:color w:val="040C28"/>
          <w:sz w:val="30"/>
          <w:szCs w:val="30"/>
        </w:rPr>
        <w:t>Neha Narkhede</w:t>
      </w:r>
      <w:r w:rsidR="0018503C">
        <w:rPr>
          <w:rFonts w:ascii="Arial" w:hAnsi="Arial" w:cs="Arial"/>
          <w:color w:val="040C28"/>
          <w:sz w:val="30"/>
          <w:szCs w:val="30"/>
        </w:rPr>
        <w:t>, and Jun Rao</w:t>
      </w:r>
    </w:p>
    <w:p w:rsidR="00A658A4" w:rsidRDefault="00EC692A">
      <w:pPr>
        <w:rPr>
          <w:rFonts w:ascii="Segoe UI Emoji" w:hAnsi="Segoe UI Emoji"/>
          <w:lang w:val="en-US"/>
        </w:rPr>
      </w:pPr>
      <w:r>
        <w:rPr>
          <w:rFonts w:ascii="Segoe UI Emoji" w:hAnsi="Segoe UI Emoji"/>
          <w:lang w:val="en-US"/>
        </w:rPr>
        <w:t xml:space="preserve">They built </w:t>
      </w:r>
      <w:r w:rsidR="00A658A4" w:rsidRPr="001E51EB">
        <w:rPr>
          <w:rFonts w:ascii="Segoe UI Emoji" w:hAnsi="Segoe UI Emoji"/>
          <w:lang w:val="en-US"/>
        </w:rPr>
        <w:t xml:space="preserve">Kafka </w:t>
      </w:r>
      <w:r w:rsidR="0018503C">
        <w:rPr>
          <w:rFonts w:ascii="Segoe UI Emoji" w:hAnsi="Segoe UI Emoji"/>
          <w:lang w:val="en-US"/>
        </w:rPr>
        <w:t>as realtime</w:t>
      </w:r>
      <w:r w:rsidR="00EC2126" w:rsidRPr="001E51EB">
        <w:rPr>
          <w:rFonts w:ascii="Segoe UI Emoji" w:hAnsi="Segoe UI Emoji"/>
          <w:lang w:val="en-US"/>
        </w:rPr>
        <w:t xml:space="preserve"> </w:t>
      </w:r>
      <w:r w:rsidR="001F2B01" w:rsidRPr="001E51EB">
        <w:rPr>
          <w:rFonts w:ascii="Segoe UI Emoji" w:hAnsi="Segoe UI Emoji"/>
          <w:lang w:val="en-US"/>
        </w:rPr>
        <w:t>streaming platform</w:t>
      </w:r>
    </w:p>
    <w:p w:rsidR="00775FC8" w:rsidRPr="001E51EB" w:rsidRDefault="00775FC8">
      <w:pPr>
        <w:rPr>
          <w:rFonts w:ascii="Segoe UI Emoji" w:hAnsi="Segoe UI Emoji"/>
          <w:lang w:val="en-US"/>
        </w:rPr>
      </w:pPr>
      <w:r>
        <w:rPr>
          <w:rFonts w:ascii="Segoe UI Emoji" w:hAnsi="Segoe UI Emoji"/>
          <w:lang w:val="en-US"/>
        </w:rPr>
        <w:t>Only difference is hadoop enables only batch processing of data , whereas kafka enables real time processing of data</w:t>
      </w:r>
    </w:p>
    <w:p w:rsidR="00B24E0D" w:rsidRPr="001E51EB" w:rsidRDefault="00B24E0D">
      <w:pPr>
        <w:rPr>
          <w:rFonts w:ascii="Segoe UI Emoji" w:hAnsi="Segoe UI Emoji"/>
          <w:lang w:val="en-US"/>
        </w:rPr>
      </w:pPr>
      <w:r w:rsidRPr="001E51EB">
        <w:rPr>
          <w:rFonts w:ascii="Segoe UI Emoji" w:hAnsi="Segoe UI Emoji"/>
          <w:noProof/>
          <w:lang w:eastAsia="en-IN"/>
        </w:rPr>
        <w:drawing>
          <wp:inline distT="0" distB="0" distL="0" distR="0" wp14:anchorId="5335BB8A" wp14:editId="4F6878C5">
            <wp:extent cx="4448175" cy="173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1733550"/>
                    </a:xfrm>
                    <a:prstGeom prst="rect">
                      <a:avLst/>
                    </a:prstGeom>
                  </pic:spPr>
                </pic:pic>
              </a:graphicData>
            </a:graphic>
          </wp:inline>
        </w:drawing>
      </w:r>
    </w:p>
    <w:p w:rsidR="001B41BB" w:rsidRDefault="001B41BB" w:rsidP="001B41BB">
      <w:pPr>
        <w:pStyle w:val="Heading2"/>
        <w:rPr>
          <w:rFonts w:ascii="Segoe UI Emoji" w:hAnsi="Segoe UI Emoji"/>
          <w:lang w:val="en-US"/>
        </w:rPr>
      </w:pPr>
      <w:r w:rsidRPr="001E51EB">
        <w:rPr>
          <w:rFonts w:ascii="Segoe UI Emoji" w:hAnsi="Segoe UI Emoji"/>
          <w:lang w:val="en-US"/>
        </w:rPr>
        <w:t>What is apache Kafka?</w:t>
      </w:r>
    </w:p>
    <w:p w:rsidR="00384AA3" w:rsidRPr="00FA4A15" w:rsidRDefault="00F7059D" w:rsidP="00F7059D">
      <w:pPr>
        <w:rPr>
          <w:sz w:val="28"/>
          <w:lang w:val="en-US"/>
        </w:rPr>
      </w:pPr>
      <w:r w:rsidRPr="00FA4A15">
        <w:rPr>
          <w:sz w:val="28"/>
          <w:lang w:val="en-US"/>
        </w:rPr>
        <w:t xml:space="preserve">Apache kafka is </w:t>
      </w:r>
    </w:p>
    <w:p w:rsidR="00F7059D" w:rsidRPr="00081833" w:rsidRDefault="00F7059D" w:rsidP="00384AA3">
      <w:pPr>
        <w:pStyle w:val="ListParagraph"/>
        <w:numPr>
          <w:ilvl w:val="0"/>
          <w:numId w:val="4"/>
        </w:numPr>
        <w:rPr>
          <w:rFonts w:ascii="Comic Sans MS" w:hAnsi="Comic Sans MS"/>
          <w:sz w:val="32"/>
          <w:lang w:val="en-US"/>
        </w:rPr>
      </w:pPr>
      <w:r w:rsidRPr="00081833">
        <w:rPr>
          <w:rFonts w:ascii="Comic Sans MS" w:hAnsi="Comic Sans MS"/>
          <w:sz w:val="32"/>
          <w:lang w:val="en-US"/>
        </w:rPr>
        <w:t xml:space="preserve">horizontally scalable (means we don’t need a single super kafka broker which have </w:t>
      </w:r>
      <w:r w:rsidR="00FA4A15" w:rsidRPr="00081833">
        <w:rPr>
          <w:rFonts w:ascii="Comic Sans MS" w:hAnsi="Comic Sans MS"/>
          <w:sz w:val="32"/>
          <w:lang w:val="en-US"/>
        </w:rPr>
        <w:t>hundreds</w:t>
      </w:r>
      <w:r w:rsidRPr="00081833">
        <w:rPr>
          <w:rFonts w:ascii="Comic Sans MS" w:hAnsi="Comic Sans MS"/>
          <w:sz w:val="32"/>
          <w:lang w:val="en-US"/>
        </w:rPr>
        <w:t xml:space="preserve"> of gb’s of ram- like instead of having 1 super/master cook - we have 10 cooks in kitchen to share the load so here kafka is horizontally scalable which supports cluster of kafka brokers)</w:t>
      </w:r>
    </w:p>
    <w:p w:rsidR="00384AA3" w:rsidRPr="00081833" w:rsidRDefault="00384AA3" w:rsidP="00FC6390">
      <w:pPr>
        <w:pStyle w:val="ListParagraph"/>
        <w:numPr>
          <w:ilvl w:val="0"/>
          <w:numId w:val="4"/>
        </w:numPr>
        <w:ind w:left="567" w:hanging="425"/>
        <w:rPr>
          <w:rFonts w:ascii="Comic Sans MS" w:hAnsi="Comic Sans MS"/>
          <w:sz w:val="32"/>
          <w:lang w:val="en-US"/>
        </w:rPr>
      </w:pPr>
      <w:r w:rsidRPr="00081833">
        <w:rPr>
          <w:rFonts w:ascii="Comic Sans MS" w:hAnsi="Comic Sans MS"/>
          <w:sz w:val="32"/>
          <w:lang w:val="en-US"/>
        </w:rPr>
        <w:t>fault tolerant – means -even if 1 broker in a cluster goes down as we have topic replication</w:t>
      </w:r>
      <w:r w:rsidR="002A7A82">
        <w:rPr>
          <w:rFonts w:ascii="Comic Sans MS" w:hAnsi="Comic Sans MS"/>
          <w:sz w:val="32"/>
          <w:lang w:val="en-US"/>
        </w:rPr>
        <w:t xml:space="preserve"> (our data is copied</w:t>
      </w:r>
      <w:r w:rsidR="00CB49D0">
        <w:rPr>
          <w:rFonts w:ascii="Comic Sans MS" w:hAnsi="Comic Sans MS"/>
          <w:sz w:val="32"/>
          <w:lang w:val="en-US"/>
        </w:rPr>
        <w:t>/distributed</w:t>
      </w:r>
      <w:r w:rsidR="002A7A82">
        <w:rPr>
          <w:rFonts w:ascii="Comic Sans MS" w:hAnsi="Comic Sans MS"/>
          <w:sz w:val="32"/>
          <w:lang w:val="en-US"/>
        </w:rPr>
        <w:t xml:space="preserve"> to many other brokers</w:t>
      </w:r>
      <w:r w:rsidR="00CB49D0">
        <w:rPr>
          <w:rFonts w:ascii="Comic Sans MS" w:hAnsi="Comic Sans MS"/>
          <w:sz w:val="32"/>
          <w:lang w:val="en-US"/>
        </w:rPr>
        <w:t xml:space="preserve"> and kafka is durable</w:t>
      </w:r>
      <w:r w:rsidR="002A7A82">
        <w:rPr>
          <w:rFonts w:ascii="Comic Sans MS" w:hAnsi="Comic Sans MS"/>
          <w:sz w:val="32"/>
          <w:lang w:val="en-US"/>
        </w:rPr>
        <w:t>)</w:t>
      </w:r>
      <w:r w:rsidRPr="00081833">
        <w:rPr>
          <w:rFonts w:ascii="Comic Sans MS" w:hAnsi="Comic Sans MS"/>
          <w:sz w:val="32"/>
          <w:lang w:val="en-US"/>
        </w:rPr>
        <w:t xml:space="preserve"> we can connect to other replication topic in another broker</w:t>
      </w:r>
    </w:p>
    <w:p w:rsidR="00CD52A4" w:rsidRPr="00D97A08" w:rsidRDefault="00CD52A4" w:rsidP="00384AA3">
      <w:pPr>
        <w:pStyle w:val="ListParagraph"/>
        <w:numPr>
          <w:ilvl w:val="0"/>
          <w:numId w:val="4"/>
        </w:numPr>
        <w:rPr>
          <w:rFonts w:ascii="Comic Sans MS" w:hAnsi="Comic Sans MS"/>
          <w:sz w:val="32"/>
          <w:lang w:val="en-US"/>
        </w:rPr>
      </w:pPr>
      <w:r w:rsidRPr="00081833">
        <w:rPr>
          <w:rFonts w:ascii="Comic Sans MS" w:hAnsi="Comic Sans MS"/>
          <w:sz w:val="32"/>
          <w:lang w:val="en-US"/>
        </w:rPr>
        <w:t>distributed</w:t>
      </w:r>
      <w:r w:rsidR="001B185E" w:rsidRPr="00081833">
        <w:rPr>
          <w:rFonts w:ascii="Comic Sans MS" w:hAnsi="Comic Sans MS"/>
          <w:sz w:val="32"/>
          <w:lang w:val="en-US"/>
        </w:rPr>
        <w:t xml:space="preserve"> event </w:t>
      </w:r>
      <w:r w:rsidRPr="00081833">
        <w:rPr>
          <w:rFonts w:ascii="Comic Sans MS" w:hAnsi="Comic Sans MS"/>
          <w:sz w:val="32"/>
          <w:lang w:val="en-US"/>
        </w:rPr>
        <w:t>streaming platform</w:t>
      </w:r>
      <w:r w:rsidR="001B185E" w:rsidRPr="00081833">
        <w:rPr>
          <w:rFonts w:ascii="Comic Sans MS" w:hAnsi="Comic Sans MS"/>
          <w:sz w:val="32"/>
          <w:lang w:val="en-US"/>
        </w:rPr>
        <w:t xml:space="preserve"> (event indicate something has happened- like adding item to cart, deleting an ele from a cart) event =notification +state (immutable pieces of information</w:t>
      </w:r>
      <w:r w:rsidR="00081833" w:rsidRPr="00081833">
        <w:rPr>
          <w:rFonts w:ascii="Comic Sans MS" w:hAnsi="Comic Sans MS"/>
          <w:sz w:val="32"/>
          <w:lang w:val="en-US"/>
        </w:rPr>
        <w:t xml:space="preserve"> because these events are already happened</w:t>
      </w:r>
      <w:r w:rsidR="00081833" w:rsidRPr="00D97A08">
        <w:rPr>
          <w:rFonts w:ascii="Comic Sans MS" w:hAnsi="Comic Sans MS"/>
          <w:sz w:val="32"/>
          <w:lang w:val="en-US"/>
        </w:rPr>
        <w:t xml:space="preserve"> </w:t>
      </w:r>
      <w:r w:rsidR="001B185E" w:rsidRPr="00D97A08">
        <w:rPr>
          <w:rFonts w:ascii="Comic Sans MS" w:hAnsi="Comic Sans MS"/>
          <w:sz w:val="32"/>
          <w:lang w:val="en-US"/>
        </w:rPr>
        <w:t>)</w:t>
      </w:r>
    </w:p>
    <w:p w:rsidR="00850ECF" w:rsidRPr="00D97A08" w:rsidRDefault="00850ECF" w:rsidP="00384AA3">
      <w:pPr>
        <w:pStyle w:val="ListParagraph"/>
        <w:numPr>
          <w:ilvl w:val="0"/>
          <w:numId w:val="4"/>
        </w:numPr>
        <w:rPr>
          <w:rFonts w:ascii="Comic Sans MS" w:hAnsi="Comic Sans MS"/>
          <w:sz w:val="32"/>
          <w:lang w:val="en-US"/>
        </w:rPr>
      </w:pPr>
      <w:r w:rsidRPr="00D97A08">
        <w:rPr>
          <w:rFonts w:ascii="Comic Sans MS" w:hAnsi="Comic Sans MS"/>
          <w:sz w:val="32"/>
          <w:lang w:val="en-US"/>
        </w:rPr>
        <w:t>in kafka all events are written in order inside a partition</w:t>
      </w:r>
    </w:p>
    <w:p w:rsidR="00D97A08" w:rsidRPr="00D97A08" w:rsidRDefault="00D97A08" w:rsidP="00384AA3">
      <w:pPr>
        <w:pStyle w:val="ListParagraph"/>
        <w:numPr>
          <w:ilvl w:val="0"/>
          <w:numId w:val="4"/>
        </w:numPr>
        <w:rPr>
          <w:rFonts w:ascii="Comic Sans MS" w:hAnsi="Comic Sans MS"/>
          <w:sz w:val="32"/>
          <w:lang w:val="en-US"/>
        </w:rPr>
      </w:pPr>
      <w:r w:rsidRPr="00D97A08">
        <w:rPr>
          <w:rFonts w:ascii="Comic Sans MS" w:hAnsi="Comic Sans MS"/>
          <w:sz w:val="32"/>
          <w:lang w:val="en-US"/>
        </w:rPr>
        <w:lastRenderedPageBreak/>
        <w:t>u can replicate data like anything</w:t>
      </w:r>
    </w:p>
    <w:p w:rsidR="00D97A08" w:rsidRDefault="00CB49D0" w:rsidP="00384AA3">
      <w:pPr>
        <w:pStyle w:val="ListParagraph"/>
        <w:numPr>
          <w:ilvl w:val="0"/>
          <w:numId w:val="4"/>
        </w:numPr>
        <w:rPr>
          <w:rFonts w:ascii="Comic Sans MS" w:hAnsi="Comic Sans MS"/>
          <w:sz w:val="32"/>
          <w:lang w:val="en-US"/>
        </w:rPr>
      </w:pPr>
      <w:r>
        <w:rPr>
          <w:rFonts w:ascii="Comic Sans MS" w:hAnsi="Comic Sans MS"/>
          <w:sz w:val="32"/>
          <w:lang w:val="en-US"/>
        </w:rPr>
        <w:t xml:space="preserve">kafka is </w:t>
      </w:r>
      <w:r w:rsidR="0099177A">
        <w:rPr>
          <w:rFonts w:ascii="Comic Sans MS" w:hAnsi="Comic Sans MS"/>
          <w:sz w:val="32"/>
          <w:lang w:val="en-US"/>
        </w:rPr>
        <w:t xml:space="preserve">Distributed </w:t>
      </w:r>
      <w:r w:rsidR="00D97A08" w:rsidRPr="00D97A08">
        <w:rPr>
          <w:rFonts w:ascii="Comic Sans MS" w:hAnsi="Comic Sans MS"/>
          <w:sz w:val="32"/>
          <w:lang w:val="en-US"/>
        </w:rPr>
        <w:t>Stream</w:t>
      </w:r>
      <w:r>
        <w:rPr>
          <w:rFonts w:ascii="Comic Sans MS" w:hAnsi="Comic Sans MS"/>
          <w:sz w:val="32"/>
          <w:lang w:val="en-US"/>
        </w:rPr>
        <w:t>ing</w:t>
      </w:r>
      <w:r w:rsidR="00D97A08" w:rsidRPr="00D97A08">
        <w:rPr>
          <w:rFonts w:ascii="Comic Sans MS" w:hAnsi="Comic Sans MS"/>
          <w:sz w:val="32"/>
          <w:lang w:val="en-US"/>
        </w:rPr>
        <w:t xml:space="preserve"> </w:t>
      </w:r>
      <w:r w:rsidR="0099177A">
        <w:rPr>
          <w:rFonts w:ascii="Comic Sans MS" w:hAnsi="Comic Sans MS"/>
          <w:sz w:val="32"/>
          <w:lang w:val="en-US"/>
        </w:rPr>
        <w:t>platform (distributed commit log )</w:t>
      </w:r>
      <w:r w:rsidR="00D97A08" w:rsidRPr="00D97A08">
        <w:rPr>
          <w:rFonts w:ascii="Comic Sans MS" w:hAnsi="Comic Sans MS"/>
          <w:sz w:val="32"/>
          <w:lang w:val="en-US"/>
        </w:rPr>
        <w:t>, its more than MQ</w:t>
      </w:r>
      <w:r>
        <w:rPr>
          <w:rFonts w:ascii="Comic Sans MS" w:hAnsi="Comic Sans MS"/>
          <w:sz w:val="32"/>
          <w:lang w:val="en-US"/>
        </w:rPr>
        <w:t xml:space="preserve"> (Here distributed means data is copied to other brokers)</w:t>
      </w:r>
    </w:p>
    <w:p w:rsidR="00C9782B" w:rsidRPr="00D97A08" w:rsidRDefault="00C9782B" w:rsidP="00384AA3">
      <w:pPr>
        <w:pStyle w:val="ListParagraph"/>
        <w:numPr>
          <w:ilvl w:val="0"/>
          <w:numId w:val="4"/>
        </w:numPr>
        <w:rPr>
          <w:rFonts w:ascii="Comic Sans MS" w:hAnsi="Comic Sans MS"/>
          <w:sz w:val="32"/>
          <w:lang w:val="en-US"/>
        </w:rPr>
      </w:pPr>
      <w:r>
        <w:rPr>
          <w:rFonts w:ascii="Comic Sans MS" w:hAnsi="Comic Sans MS"/>
          <w:sz w:val="32"/>
          <w:lang w:val="en-US"/>
        </w:rPr>
        <w:t>in kafka data is stored in order (Because once we open a partition file we will continuously append the data to that file)</w:t>
      </w:r>
    </w:p>
    <w:p w:rsidR="001B185E" w:rsidRPr="00D97A08" w:rsidRDefault="001B185E" w:rsidP="001B185E">
      <w:pPr>
        <w:pStyle w:val="ListParagraph"/>
        <w:rPr>
          <w:rFonts w:ascii="Comic Sans MS" w:hAnsi="Comic Sans MS"/>
          <w:sz w:val="32"/>
          <w:lang w:val="en-US"/>
        </w:rPr>
      </w:pPr>
    </w:p>
    <w:p w:rsidR="005E4598" w:rsidRDefault="005E4598" w:rsidP="00F7059D">
      <w:pPr>
        <w:rPr>
          <w:sz w:val="24"/>
          <w:lang w:val="en-US"/>
        </w:rPr>
      </w:pPr>
    </w:p>
    <w:p w:rsidR="005E4598" w:rsidRDefault="005E4598" w:rsidP="00284B02">
      <w:pPr>
        <w:pStyle w:val="h3-lime"/>
      </w:pPr>
      <w:r>
        <w:t>Features:-</w:t>
      </w:r>
    </w:p>
    <w:p w:rsidR="005E4598" w:rsidRDefault="005E4598" w:rsidP="0098426C">
      <w:pPr>
        <w:pStyle w:val="ListParagraph"/>
        <w:numPr>
          <w:ilvl w:val="0"/>
          <w:numId w:val="27"/>
        </w:numPr>
        <w:rPr>
          <w:rFonts w:ascii="Comic Sans MS" w:hAnsi="Comic Sans MS"/>
          <w:sz w:val="28"/>
          <w:lang w:val="en-US"/>
        </w:rPr>
      </w:pPr>
      <w:r w:rsidRPr="0098426C">
        <w:rPr>
          <w:rFonts w:ascii="Comic Sans MS" w:hAnsi="Comic Sans MS"/>
          <w:sz w:val="28"/>
          <w:lang w:val="en-US"/>
        </w:rPr>
        <w:t>It is a push pull model producers will push</w:t>
      </w:r>
      <w:r w:rsidR="00322C39" w:rsidRPr="0098426C">
        <w:rPr>
          <w:rFonts w:ascii="Comic Sans MS" w:hAnsi="Comic Sans MS"/>
          <w:sz w:val="28"/>
          <w:lang w:val="en-US"/>
        </w:rPr>
        <w:t xml:space="preserve"> data to topic</w:t>
      </w:r>
      <w:r w:rsidRPr="0098426C">
        <w:rPr>
          <w:rFonts w:ascii="Comic Sans MS" w:hAnsi="Comic Sans MS"/>
          <w:sz w:val="28"/>
          <w:lang w:val="en-US"/>
        </w:rPr>
        <w:t xml:space="preserve"> and consumers will pull</w:t>
      </w:r>
      <w:r w:rsidR="00322C39" w:rsidRPr="0098426C">
        <w:rPr>
          <w:rFonts w:ascii="Comic Sans MS" w:hAnsi="Comic Sans MS"/>
          <w:sz w:val="28"/>
          <w:lang w:val="en-US"/>
        </w:rPr>
        <w:t xml:space="preserve"> data from topic</w:t>
      </w:r>
    </w:p>
    <w:p w:rsidR="0098426C" w:rsidRPr="0098426C" w:rsidRDefault="0098426C" w:rsidP="0098426C">
      <w:pPr>
        <w:pStyle w:val="ListParagraph"/>
        <w:numPr>
          <w:ilvl w:val="0"/>
          <w:numId w:val="27"/>
        </w:numPr>
        <w:rPr>
          <w:rFonts w:ascii="Comic Sans MS" w:hAnsi="Comic Sans MS"/>
          <w:sz w:val="28"/>
          <w:lang w:val="en-US"/>
        </w:rPr>
      </w:pPr>
      <w:r w:rsidRPr="0098426C">
        <w:rPr>
          <w:rFonts w:ascii="Comic Sans MS" w:hAnsi="Comic Sans MS"/>
          <w:sz w:val="28"/>
          <w:lang w:val="en-US"/>
        </w:rPr>
        <w:t>it can process 1</w:t>
      </w:r>
      <w:r w:rsidR="00284B02">
        <w:rPr>
          <w:rFonts w:ascii="Comic Sans MS" w:hAnsi="Comic Sans MS"/>
          <w:sz w:val="28"/>
          <w:lang w:val="en-US"/>
        </w:rPr>
        <w:t xml:space="preserve"> Million messages per second, 1</w:t>
      </w:r>
      <w:r w:rsidRPr="0098426C">
        <w:rPr>
          <w:rFonts w:ascii="Comic Sans MS" w:hAnsi="Comic Sans MS"/>
          <w:sz w:val="28"/>
          <w:lang w:val="en-US"/>
        </w:rPr>
        <w:t xml:space="preserve"> trillion messages per day</w:t>
      </w:r>
    </w:p>
    <w:p w:rsidR="0098426C" w:rsidRPr="0098426C" w:rsidRDefault="0098426C" w:rsidP="0098426C">
      <w:pPr>
        <w:pStyle w:val="ListParagraph"/>
        <w:rPr>
          <w:rFonts w:ascii="Comic Sans MS" w:hAnsi="Comic Sans MS"/>
          <w:sz w:val="28"/>
          <w:lang w:val="en-US"/>
        </w:rPr>
      </w:pPr>
      <w:r w:rsidRPr="0098426C">
        <w:rPr>
          <w:rFonts w:ascii="Comic Sans MS" w:hAnsi="Comic Sans MS"/>
          <w:sz w:val="28"/>
          <w:lang w:val="en-US"/>
        </w:rPr>
        <w:t>ex:- phone pe – 41 clusters, 450 brokers, 1 million messages per second</w:t>
      </w:r>
    </w:p>
    <w:p w:rsidR="0098426C" w:rsidRDefault="0098426C" w:rsidP="0098426C">
      <w:pPr>
        <w:pStyle w:val="ListParagraph"/>
        <w:numPr>
          <w:ilvl w:val="0"/>
          <w:numId w:val="27"/>
        </w:numPr>
        <w:rPr>
          <w:rFonts w:ascii="Comic Sans MS" w:hAnsi="Comic Sans MS"/>
          <w:sz w:val="28"/>
          <w:lang w:val="en-US"/>
        </w:rPr>
      </w:pPr>
      <w:r w:rsidRPr="0098426C">
        <w:rPr>
          <w:rFonts w:ascii="Comic Sans MS" w:hAnsi="Comic Sans MS"/>
          <w:sz w:val="28"/>
          <w:lang w:val="en-US"/>
        </w:rPr>
        <w:t xml:space="preserve">, Kafka was effective for handling both metrics and </w:t>
      </w:r>
      <w:r w:rsidRPr="00E3118B">
        <w:rPr>
          <w:rFonts w:ascii="Comic Sans MS" w:hAnsi="Comic Sans MS"/>
          <w:b/>
          <w:sz w:val="28"/>
          <w:lang w:val="en-US"/>
        </w:rPr>
        <w:t>user-activity tracking</w:t>
      </w:r>
      <w:r w:rsidRPr="0098426C">
        <w:rPr>
          <w:rFonts w:ascii="Comic Sans MS" w:hAnsi="Comic Sans MS"/>
          <w:sz w:val="28"/>
          <w:lang w:val="en-US"/>
        </w:rPr>
        <w:t xml:space="preserve"> at a scale of billions of messages per day. The scalability of Kafka has helped LinkedIn’s usage grow in excess of one trillion messages produced (as of August 2015) and over a petabyte of data consumed daily.</w:t>
      </w:r>
    </w:p>
    <w:p w:rsidR="00E4308E" w:rsidRPr="0098426C" w:rsidRDefault="00E4308E" w:rsidP="0098426C">
      <w:pPr>
        <w:pStyle w:val="ListParagraph"/>
        <w:numPr>
          <w:ilvl w:val="0"/>
          <w:numId w:val="27"/>
        </w:numPr>
        <w:rPr>
          <w:rFonts w:ascii="Comic Sans MS" w:hAnsi="Comic Sans MS"/>
          <w:sz w:val="28"/>
          <w:lang w:val="en-US"/>
        </w:rPr>
      </w:pPr>
      <w:r>
        <w:rPr>
          <w:rFonts w:ascii="Comic Sans MS" w:hAnsi="Comic Sans MS"/>
          <w:sz w:val="28"/>
          <w:lang w:val="en-US"/>
        </w:rPr>
        <w:t xml:space="preserve">It is the first choice </w:t>
      </w:r>
      <w:r w:rsidR="00F71924">
        <w:rPr>
          <w:rFonts w:ascii="Comic Sans MS" w:hAnsi="Comic Sans MS"/>
          <w:sz w:val="28"/>
          <w:lang w:val="en-US"/>
        </w:rPr>
        <w:t xml:space="preserve">to build </w:t>
      </w:r>
      <w:r>
        <w:rPr>
          <w:rFonts w:ascii="Comic Sans MS" w:hAnsi="Comic Sans MS"/>
          <w:sz w:val="28"/>
          <w:lang w:val="en-US"/>
        </w:rPr>
        <w:t>big data pipelines</w:t>
      </w:r>
      <w:r w:rsidR="00C62373">
        <w:rPr>
          <w:rFonts w:ascii="Comic Sans MS" w:hAnsi="Comic Sans MS"/>
          <w:sz w:val="28"/>
          <w:lang w:val="en-US"/>
        </w:rPr>
        <w:t xml:space="preserve"> in the world</w:t>
      </w:r>
    </w:p>
    <w:p w:rsidR="00C720CF" w:rsidRPr="00C720CF" w:rsidRDefault="00C720CF" w:rsidP="00C720CF">
      <w:pPr>
        <w:pStyle w:val="h3-lime"/>
      </w:pPr>
      <w:r w:rsidRPr="00C720CF">
        <w:t>U</w:t>
      </w:r>
      <w:r w:rsidR="004E64FA" w:rsidRPr="00C720CF">
        <w:t xml:space="preserve">se case: </w:t>
      </w:r>
    </w:p>
    <w:p w:rsidR="004E64FA" w:rsidRPr="00C56692" w:rsidRDefault="00C56692" w:rsidP="00F7059D">
      <w:pPr>
        <w:rPr>
          <w:rFonts w:ascii="Comic Sans MS" w:hAnsi="Comic Sans MS"/>
          <w:color w:val="029676" w:themeColor="accent4"/>
          <w:sz w:val="28"/>
          <w:szCs w:val="28"/>
          <w:lang w:val="en-US"/>
        </w:rPr>
      </w:pPr>
      <w:r w:rsidRPr="00C56692">
        <w:rPr>
          <w:rFonts w:ascii="Comic Sans MS" w:hAnsi="Comic Sans MS"/>
          <w:color w:val="029676" w:themeColor="accent4"/>
          <w:sz w:val="28"/>
          <w:szCs w:val="28"/>
          <w:lang w:val="en-US"/>
        </w:rPr>
        <w:t>1)</w:t>
      </w:r>
      <w:r w:rsidR="004E64FA" w:rsidRPr="00C56692">
        <w:rPr>
          <w:rFonts w:ascii="Comic Sans MS" w:hAnsi="Comic Sans MS"/>
          <w:color w:val="029676" w:themeColor="accent4"/>
          <w:sz w:val="28"/>
          <w:szCs w:val="28"/>
          <w:lang w:val="en-US"/>
        </w:rPr>
        <w:t xml:space="preserve"> </w:t>
      </w:r>
      <w:r w:rsidRPr="00C56692">
        <w:rPr>
          <w:rFonts w:ascii="Comic Sans MS" w:hAnsi="Comic Sans MS"/>
          <w:color w:val="029676" w:themeColor="accent4"/>
          <w:sz w:val="28"/>
          <w:szCs w:val="28"/>
          <w:lang w:val="en-US"/>
        </w:rPr>
        <w:t>I</w:t>
      </w:r>
      <w:r w:rsidR="004E64FA" w:rsidRPr="00C56692">
        <w:rPr>
          <w:rFonts w:ascii="Comic Sans MS" w:hAnsi="Comic Sans MS"/>
          <w:color w:val="029676" w:themeColor="accent4"/>
          <w:sz w:val="28"/>
          <w:szCs w:val="28"/>
          <w:lang w:val="en-US"/>
        </w:rPr>
        <w:t xml:space="preserve">n phone pe they are using kafka </w:t>
      </w:r>
      <w:r>
        <w:rPr>
          <w:rFonts w:ascii="Comic Sans MS" w:hAnsi="Comic Sans MS"/>
          <w:color w:val="029676" w:themeColor="accent4"/>
          <w:sz w:val="28"/>
          <w:szCs w:val="28"/>
          <w:lang w:val="en-US"/>
        </w:rPr>
        <w:t xml:space="preserve">for </w:t>
      </w:r>
      <w:r w:rsidRPr="006E7437">
        <w:rPr>
          <w:rFonts w:ascii="Comic Sans MS" w:hAnsi="Comic Sans MS"/>
          <w:b/>
          <w:color w:val="029676" w:themeColor="accent4"/>
          <w:sz w:val="28"/>
          <w:szCs w:val="28"/>
          <w:u w:val="single"/>
          <w:lang w:val="en-US"/>
        </w:rPr>
        <w:t>inter service communication</w:t>
      </w:r>
      <w:r w:rsidR="00DC1CA2" w:rsidRPr="006E7437">
        <w:rPr>
          <w:rFonts w:ascii="Comic Sans MS" w:hAnsi="Comic Sans MS"/>
          <w:b/>
          <w:color w:val="029676" w:themeColor="accent4"/>
          <w:sz w:val="28"/>
          <w:szCs w:val="28"/>
          <w:u w:val="single"/>
          <w:lang w:val="en-US"/>
        </w:rPr>
        <w:t xml:space="preserve">, </w:t>
      </w:r>
      <w:r w:rsidR="00DC1CA2" w:rsidRPr="00C56692">
        <w:rPr>
          <w:rFonts w:ascii="Comic Sans MS" w:hAnsi="Comic Sans MS"/>
          <w:color w:val="029676" w:themeColor="accent4"/>
          <w:sz w:val="28"/>
          <w:szCs w:val="28"/>
          <w:lang w:val="en-US"/>
        </w:rPr>
        <w:t xml:space="preserve">async </w:t>
      </w:r>
      <w:r w:rsidR="006E7437" w:rsidRPr="00C56692">
        <w:rPr>
          <w:rFonts w:ascii="Comic Sans MS" w:hAnsi="Comic Sans MS"/>
          <w:color w:val="029676" w:themeColor="accent4"/>
          <w:sz w:val="28"/>
          <w:szCs w:val="28"/>
          <w:lang w:val="en-US"/>
        </w:rPr>
        <w:t>processing like</w:t>
      </w:r>
      <w:r w:rsidR="007370A8" w:rsidRPr="00C56692">
        <w:rPr>
          <w:rFonts w:ascii="Comic Sans MS" w:hAnsi="Comic Sans MS"/>
          <w:color w:val="029676" w:themeColor="accent4"/>
          <w:sz w:val="28"/>
          <w:szCs w:val="28"/>
          <w:lang w:val="en-US"/>
        </w:rPr>
        <w:t xml:space="preserve"> in 1DSTR </w:t>
      </w:r>
      <w:r w:rsidR="006E7437" w:rsidRPr="00C56692">
        <w:rPr>
          <w:rFonts w:ascii="Comic Sans MS" w:hAnsi="Comic Sans MS"/>
          <w:color w:val="029676" w:themeColor="accent4"/>
          <w:sz w:val="28"/>
          <w:szCs w:val="28"/>
          <w:lang w:val="en-US"/>
        </w:rPr>
        <w:t>application,</w:t>
      </w:r>
      <w:r w:rsidR="007370A8" w:rsidRPr="00C56692">
        <w:rPr>
          <w:rFonts w:ascii="Comic Sans MS" w:hAnsi="Comic Sans MS"/>
          <w:color w:val="029676" w:themeColor="accent4"/>
          <w:sz w:val="28"/>
          <w:szCs w:val="28"/>
          <w:lang w:val="en-US"/>
        </w:rPr>
        <w:t xml:space="preserve"> they used kafka for async processing</w:t>
      </w:r>
    </w:p>
    <w:p w:rsidR="001B41BB" w:rsidRDefault="00894265" w:rsidP="001B41BB">
      <w:pPr>
        <w:rPr>
          <w:rFonts w:ascii="Segoe UI Emoji" w:hAnsi="Segoe UI Emoji"/>
          <w:lang w:val="en-US"/>
        </w:rPr>
      </w:pPr>
      <w:r w:rsidRPr="001E51EB">
        <w:rPr>
          <w:rFonts w:ascii="Segoe UI Emoji" w:hAnsi="Segoe UI Emoji"/>
          <w:lang w:val="en-US"/>
        </w:rPr>
        <w:t xml:space="preserve">Apache </w:t>
      </w:r>
      <w:r w:rsidR="001F2B01" w:rsidRPr="001E51EB">
        <w:rPr>
          <w:rFonts w:ascii="Segoe UI Emoji" w:hAnsi="Segoe UI Emoji"/>
          <w:lang w:val="en-US"/>
        </w:rPr>
        <w:t>Kafka</w:t>
      </w:r>
      <w:r w:rsidRPr="001E51EB">
        <w:rPr>
          <w:rFonts w:ascii="Segoe UI Emoji" w:hAnsi="Segoe UI Emoji"/>
          <w:lang w:val="en-US"/>
        </w:rPr>
        <w:t xml:space="preserve"> is highly scalable (</w:t>
      </w:r>
      <w:r w:rsidR="001F2B01">
        <w:rPr>
          <w:rFonts w:ascii="Segoe UI Emoji" w:hAnsi="Segoe UI Emoji"/>
          <w:lang w:val="en-US"/>
        </w:rPr>
        <w:t xml:space="preserve">each </w:t>
      </w:r>
      <w:r w:rsidRPr="001E51EB">
        <w:rPr>
          <w:rFonts w:ascii="Segoe UI Emoji" w:hAnsi="Segoe UI Emoji"/>
          <w:lang w:val="en-US"/>
        </w:rPr>
        <w:t xml:space="preserve">broker can be replicated easily </w:t>
      </w:r>
      <w:r w:rsidR="001F2B01">
        <w:rPr>
          <w:rFonts w:ascii="Segoe UI Emoji" w:hAnsi="Segoe UI Emoji"/>
          <w:lang w:val="en-US"/>
        </w:rPr>
        <w:t xml:space="preserve">like replication factor of 3.. </w:t>
      </w:r>
      <w:r w:rsidRPr="001E51EB">
        <w:rPr>
          <w:rFonts w:ascii="Segoe UI Emoji" w:hAnsi="Segoe UI Emoji"/>
          <w:lang w:val="en-US"/>
        </w:rPr>
        <w:t>and once ur connected to any broker in a cluster means you are connected to the entire cluster)</w:t>
      </w:r>
      <w:r w:rsidR="005C1068">
        <w:rPr>
          <w:rFonts w:ascii="Segoe UI Emoji" w:hAnsi="Segoe UI Emoji"/>
          <w:lang w:val="en-US"/>
        </w:rPr>
        <w:t xml:space="preserve"> and it’s a distributed platform for creating and processing streams</w:t>
      </w:r>
    </w:p>
    <w:p w:rsidR="005C7A2E" w:rsidRDefault="005C7A2E" w:rsidP="001B41BB">
      <w:pPr>
        <w:rPr>
          <w:rFonts w:ascii="Segoe UI Emoji" w:hAnsi="Segoe UI Emoji"/>
          <w:lang w:val="en-US"/>
        </w:rPr>
      </w:pPr>
      <w:r>
        <w:rPr>
          <w:rFonts w:ascii="Segoe UI Emoji" w:hAnsi="Segoe UI Emoji"/>
          <w:lang w:val="en-US"/>
        </w:rPr>
        <w:t xml:space="preserve">Its Iike a Blood circulatory </w:t>
      </w:r>
      <w:r w:rsidR="002B03A8">
        <w:rPr>
          <w:rFonts w:ascii="Segoe UI Emoji" w:hAnsi="Segoe UI Emoji"/>
          <w:lang w:val="en-US"/>
        </w:rPr>
        <w:t>systems which</w:t>
      </w:r>
      <w:r>
        <w:rPr>
          <w:rFonts w:ascii="Segoe UI Emoji" w:hAnsi="Segoe UI Emoji"/>
          <w:lang w:val="en-US"/>
        </w:rPr>
        <w:t xml:space="preserve"> will pump blood to all organs similarly it will push data to all listeners.</w:t>
      </w:r>
      <w:r w:rsidR="00002A5C">
        <w:rPr>
          <w:rFonts w:ascii="Segoe UI Emoji" w:hAnsi="Segoe UI Emoji"/>
          <w:lang w:val="en-US"/>
        </w:rPr>
        <w:t xml:space="preserve"> Messages can be sent from producers to consumers in milli seconds</w:t>
      </w:r>
    </w:p>
    <w:p w:rsidR="00863FE2" w:rsidRDefault="00863FE2" w:rsidP="001B41BB">
      <w:pPr>
        <w:rPr>
          <w:rFonts w:ascii="Segoe UI Emoji" w:hAnsi="Segoe UI Emoji"/>
          <w:lang w:val="en-US"/>
        </w:rPr>
      </w:pPr>
      <w:r>
        <w:rPr>
          <w:rFonts w:ascii="Segoe UI Emoji" w:hAnsi="Segoe UI Emoji"/>
          <w:lang w:val="en-US"/>
        </w:rPr>
        <w:t xml:space="preserve">Example of processing streams </w:t>
      </w:r>
    </w:p>
    <w:p w:rsidR="00863FE2" w:rsidRDefault="00863FE2" w:rsidP="00863FE2">
      <w:pPr>
        <w:pStyle w:val="ListParagraph"/>
        <w:numPr>
          <w:ilvl w:val="0"/>
          <w:numId w:val="1"/>
        </w:numPr>
        <w:rPr>
          <w:rFonts w:ascii="Segoe UI Emoji" w:hAnsi="Segoe UI Emoji"/>
          <w:lang w:val="en-US"/>
        </w:rPr>
      </w:pPr>
      <w:r>
        <w:rPr>
          <w:rFonts w:ascii="Segoe UI Emoji" w:hAnsi="Segoe UI Emoji"/>
          <w:lang w:val="en-US"/>
        </w:rPr>
        <w:t>To know the lorries real time positions the machines kept in lorries will continuously send their latitude and longitude data to the kafka broker</w:t>
      </w:r>
      <w:r w:rsidR="00153F74">
        <w:rPr>
          <w:rFonts w:ascii="Segoe UI Emoji" w:hAnsi="Segoe UI Emoji"/>
          <w:lang w:val="en-US"/>
        </w:rPr>
        <w:t>, this is called stream of data because these lorries will send continuous data/ data stream to the broker</w:t>
      </w:r>
    </w:p>
    <w:p w:rsidR="00E20921" w:rsidRDefault="00E20921" w:rsidP="00E20921">
      <w:pPr>
        <w:pStyle w:val="ListParagraph"/>
        <w:rPr>
          <w:rFonts w:ascii="Segoe UI Emoji" w:hAnsi="Segoe UI Emoji"/>
          <w:lang w:val="en-US"/>
        </w:rPr>
      </w:pPr>
      <w:r>
        <w:rPr>
          <w:rFonts w:ascii="Segoe UI Emoji" w:hAnsi="Segoe UI Emoji"/>
          <w:lang w:val="en-US"/>
        </w:rPr>
        <w:t>Stream is nothing but continuous flow of data</w:t>
      </w:r>
    </w:p>
    <w:p w:rsidR="009A287B" w:rsidRDefault="009A287B" w:rsidP="00E20921">
      <w:pPr>
        <w:pStyle w:val="ListParagraph"/>
        <w:rPr>
          <w:rFonts w:ascii="Segoe UI Emoji" w:hAnsi="Segoe UI Emoji"/>
          <w:lang w:val="en-US"/>
        </w:rPr>
      </w:pPr>
      <w:r>
        <w:rPr>
          <w:rFonts w:ascii="Segoe UI Emoji" w:hAnsi="Segoe UI Emoji"/>
          <w:lang w:val="en-US"/>
        </w:rPr>
        <w:t xml:space="preserve">How it evolved as streaming platform from data </w:t>
      </w:r>
      <w:r w:rsidR="00CA757E">
        <w:rPr>
          <w:rFonts w:ascii="Segoe UI Emoji" w:hAnsi="Segoe UI Emoji"/>
          <w:lang w:val="en-US"/>
        </w:rPr>
        <w:t>integration platform</w:t>
      </w:r>
    </w:p>
    <w:p w:rsidR="00E20921" w:rsidRDefault="00DF3943" w:rsidP="007722FF">
      <w:pPr>
        <w:rPr>
          <w:rFonts w:ascii="Segoe UI Emoji" w:hAnsi="Segoe UI Emoji"/>
          <w:lang w:val="en-US"/>
        </w:rPr>
      </w:pPr>
      <w:r>
        <w:rPr>
          <w:rFonts w:ascii="Segoe UI Emoji" w:hAnsi="Segoe UI Emoji"/>
          <w:lang w:val="en-US"/>
        </w:rPr>
        <w:t>When to use kafka</w:t>
      </w:r>
    </w:p>
    <w:p w:rsidR="007701F3" w:rsidRDefault="00E637FC" w:rsidP="007701F3">
      <w:pPr>
        <w:tabs>
          <w:tab w:val="left" w:pos="17162"/>
        </w:tabs>
        <w:rPr>
          <w:rFonts w:ascii="Comic Sans MS" w:hAnsi="Comic Sans MS"/>
          <w:color w:val="029676" w:themeColor="accent4"/>
          <w:sz w:val="28"/>
          <w:szCs w:val="28"/>
          <w:lang w:val="en-US"/>
        </w:rPr>
      </w:pPr>
      <w:r>
        <w:rPr>
          <w:rFonts w:ascii="Comic Sans MS" w:hAnsi="Comic Sans MS"/>
          <w:color w:val="029676" w:themeColor="accent4"/>
          <w:sz w:val="28"/>
          <w:szCs w:val="28"/>
          <w:lang w:val="en-US"/>
        </w:rPr>
        <w:t xml:space="preserve">2) </w:t>
      </w:r>
      <w:r w:rsidR="007701F3" w:rsidRPr="007701F3">
        <w:rPr>
          <w:rFonts w:ascii="Comic Sans MS" w:hAnsi="Comic Sans MS"/>
          <w:color w:val="029676" w:themeColor="accent4"/>
          <w:sz w:val="28"/>
          <w:szCs w:val="28"/>
          <w:lang w:val="en-US"/>
        </w:rPr>
        <w:t xml:space="preserve">Assume if a system is providing some data, </w:t>
      </w:r>
      <w:r w:rsidR="007701F3" w:rsidRPr="006E7437">
        <w:rPr>
          <w:rFonts w:ascii="Comic Sans MS" w:hAnsi="Comic Sans MS"/>
          <w:b/>
          <w:color w:val="029676" w:themeColor="accent4"/>
          <w:sz w:val="28"/>
          <w:szCs w:val="28"/>
          <w:u w:val="single"/>
          <w:lang w:val="en-US"/>
        </w:rPr>
        <w:t>if many other systems wants same data</w:t>
      </w:r>
      <w:r w:rsidR="007701F3">
        <w:rPr>
          <w:rFonts w:ascii="Comic Sans MS" w:hAnsi="Comic Sans MS"/>
          <w:color w:val="029676" w:themeColor="accent4"/>
          <w:sz w:val="28"/>
          <w:szCs w:val="28"/>
          <w:lang w:val="en-US"/>
        </w:rPr>
        <w:t xml:space="preserve"> then use Kafka</w:t>
      </w:r>
      <w:r w:rsidR="007701F3">
        <w:rPr>
          <w:rFonts w:ascii="Comic Sans MS" w:hAnsi="Comic Sans MS"/>
          <w:color w:val="029676" w:themeColor="accent4"/>
          <w:sz w:val="28"/>
          <w:szCs w:val="28"/>
          <w:lang w:val="en-US"/>
        </w:rPr>
        <w:tab/>
      </w:r>
    </w:p>
    <w:p w:rsidR="007701F3" w:rsidRDefault="007701F3" w:rsidP="007722FF">
      <w:pPr>
        <w:rPr>
          <w:rFonts w:ascii="Comic Sans MS" w:hAnsi="Comic Sans MS"/>
          <w:color w:val="029676" w:themeColor="accent4"/>
          <w:sz w:val="28"/>
          <w:szCs w:val="28"/>
          <w:lang w:val="en-US"/>
        </w:rPr>
      </w:pPr>
      <w:r>
        <w:rPr>
          <w:rFonts w:ascii="Comic Sans MS" w:hAnsi="Comic Sans MS"/>
          <w:color w:val="029676" w:themeColor="accent4"/>
          <w:sz w:val="28"/>
          <w:szCs w:val="28"/>
          <w:lang w:val="en-US"/>
        </w:rPr>
        <w:t>Let say we are sending some amazon order information to one topic, if other systems also wants same data like delivery service, Item less price detection service, notification service.. if all these applications also wants the same data then use Kafka</w:t>
      </w:r>
    </w:p>
    <w:p w:rsidR="006E7437" w:rsidRDefault="006E7437" w:rsidP="007722FF">
      <w:pPr>
        <w:rPr>
          <w:sz w:val="32"/>
        </w:rPr>
      </w:pPr>
      <w:r>
        <w:rPr>
          <w:rFonts w:ascii="Comic Sans MS" w:hAnsi="Comic Sans MS"/>
          <w:color w:val="029676" w:themeColor="accent4"/>
          <w:sz w:val="28"/>
          <w:szCs w:val="28"/>
          <w:lang w:val="en-US"/>
        </w:rPr>
        <w:t xml:space="preserve">Ex:- </w:t>
      </w:r>
      <w:r w:rsidRPr="006E7437">
        <w:rPr>
          <w:sz w:val="32"/>
        </w:rPr>
        <w:t>. Applications publish metrics on a regular basis to a Kafka topic, and those metrics can be consumed by systems for monitoring and alerting</w:t>
      </w:r>
    </w:p>
    <w:p w:rsidR="00AE7860" w:rsidRDefault="00AE7860" w:rsidP="007722FF">
      <w:pPr>
        <w:rPr>
          <w:rFonts w:ascii="Comic Sans MS" w:hAnsi="Comic Sans MS"/>
          <w:color w:val="029676" w:themeColor="accent4"/>
          <w:sz w:val="28"/>
          <w:szCs w:val="28"/>
          <w:lang w:val="en-US"/>
        </w:rPr>
      </w:pPr>
      <w:r>
        <w:rPr>
          <w:rFonts w:ascii="Segoe UI Emoji" w:hAnsi="Segoe UI Emoji"/>
          <w:noProof/>
          <w:lang w:eastAsia="en-IN"/>
        </w:rPr>
        <w:lastRenderedPageBreak/>
        <w:drawing>
          <wp:inline distT="0" distB="0" distL="0" distR="0" wp14:anchorId="1FC431E1" wp14:editId="44BA46C0">
            <wp:extent cx="5486400" cy="3200400"/>
            <wp:effectExtent l="0" t="0" r="5715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bookmarkStart w:id="0" w:name="_GoBack"/>
      <w:bookmarkEnd w:id="0"/>
    </w:p>
    <w:p w:rsidR="006E7437" w:rsidRPr="00CB4D8B" w:rsidRDefault="006E7437" w:rsidP="007722FF">
      <w:pPr>
        <w:rPr>
          <w:rFonts w:ascii="Comic Sans MS" w:hAnsi="Comic Sans MS"/>
          <w:sz w:val="28"/>
        </w:rPr>
      </w:pPr>
      <w:r>
        <w:rPr>
          <w:rFonts w:ascii="Comic Sans MS" w:hAnsi="Comic Sans MS"/>
          <w:color w:val="029676" w:themeColor="accent4"/>
          <w:sz w:val="28"/>
          <w:szCs w:val="28"/>
          <w:lang w:val="en-US"/>
        </w:rPr>
        <w:t>3</w:t>
      </w:r>
      <w:r w:rsidRPr="00A638C7">
        <w:rPr>
          <w:rFonts w:ascii="Comic Sans MS" w:hAnsi="Comic Sans MS"/>
          <w:b/>
          <w:color w:val="029676" w:themeColor="accent4"/>
          <w:sz w:val="28"/>
          <w:szCs w:val="28"/>
          <w:u w:val="single"/>
          <w:lang w:val="en-US"/>
        </w:rPr>
        <w:t xml:space="preserve">) </w:t>
      </w:r>
      <w:r w:rsidR="00A638C7" w:rsidRPr="00A638C7">
        <w:rPr>
          <w:rFonts w:ascii="Comic Sans MS" w:hAnsi="Comic Sans MS"/>
          <w:b/>
          <w:color w:val="029676" w:themeColor="accent4"/>
          <w:sz w:val="28"/>
          <w:szCs w:val="28"/>
          <w:u w:val="single"/>
          <w:lang w:val="en-US"/>
        </w:rPr>
        <w:t xml:space="preserve">Publish </w:t>
      </w:r>
      <w:r w:rsidRPr="00A638C7">
        <w:rPr>
          <w:rFonts w:ascii="Comic Sans MS" w:hAnsi="Comic Sans MS"/>
          <w:b/>
          <w:color w:val="029676" w:themeColor="accent4"/>
          <w:sz w:val="28"/>
          <w:szCs w:val="28"/>
          <w:u w:val="single"/>
          <w:lang w:val="en-US"/>
        </w:rPr>
        <w:t>Database changes</w:t>
      </w:r>
      <w:r w:rsidR="00A638C7">
        <w:rPr>
          <w:rFonts w:ascii="Comic Sans MS" w:hAnsi="Comic Sans MS"/>
          <w:b/>
          <w:color w:val="029676" w:themeColor="accent4"/>
          <w:sz w:val="28"/>
          <w:szCs w:val="28"/>
          <w:u w:val="single"/>
          <w:lang w:val="en-US"/>
        </w:rPr>
        <w:t xml:space="preserve"> to K</w:t>
      </w:r>
      <w:r w:rsidR="00A638C7" w:rsidRPr="00A638C7">
        <w:rPr>
          <w:rFonts w:ascii="Comic Sans MS" w:hAnsi="Comic Sans MS"/>
          <w:b/>
          <w:color w:val="029676" w:themeColor="accent4"/>
          <w:sz w:val="28"/>
          <w:szCs w:val="28"/>
          <w:u w:val="single"/>
          <w:lang w:val="en-US"/>
        </w:rPr>
        <w:t>afka</w:t>
      </w:r>
      <w:r w:rsidR="00A638C7">
        <w:rPr>
          <w:rFonts w:ascii="Comic Sans MS" w:hAnsi="Comic Sans MS"/>
          <w:color w:val="029676" w:themeColor="accent4"/>
          <w:sz w:val="28"/>
          <w:szCs w:val="28"/>
          <w:lang w:val="en-US"/>
        </w:rPr>
        <w:t xml:space="preserve"> </w:t>
      </w:r>
      <w:r>
        <w:rPr>
          <w:rFonts w:ascii="Comic Sans MS" w:hAnsi="Comic Sans MS"/>
          <w:color w:val="029676" w:themeColor="accent4"/>
          <w:sz w:val="28"/>
          <w:szCs w:val="28"/>
          <w:lang w:val="en-US"/>
        </w:rPr>
        <w:t xml:space="preserve">- </w:t>
      </w:r>
      <w:r w:rsidR="00CB4D8B" w:rsidRPr="00CB4D8B">
        <w:rPr>
          <w:rFonts w:ascii="Comic Sans MS" w:hAnsi="Comic Sans MS"/>
          <w:sz w:val="28"/>
        </w:rPr>
        <w:t xml:space="preserve">assume if many application wants to know the table records insertion, deletion, updates on a row, then we can use kafka </w:t>
      </w:r>
    </w:p>
    <w:p w:rsidR="003309F0" w:rsidRDefault="00CB4D8B" w:rsidP="007722FF">
      <w:pPr>
        <w:rPr>
          <w:rFonts w:ascii="Comic Sans MS" w:hAnsi="Comic Sans MS"/>
          <w:sz w:val="28"/>
        </w:rPr>
      </w:pPr>
      <w:r w:rsidRPr="00CB4D8B">
        <w:rPr>
          <w:rFonts w:ascii="Comic Sans MS" w:hAnsi="Comic Sans MS"/>
          <w:sz w:val="28"/>
        </w:rPr>
        <w:t>We have a JDBC</w:t>
      </w:r>
      <w:r w:rsidR="003309F0">
        <w:rPr>
          <w:rFonts w:ascii="Comic Sans MS" w:hAnsi="Comic Sans MS"/>
          <w:sz w:val="28"/>
        </w:rPr>
        <w:t xml:space="preserve"> </w:t>
      </w:r>
      <w:r w:rsidRPr="00CB4D8B">
        <w:rPr>
          <w:rFonts w:ascii="Comic Sans MS" w:hAnsi="Comic Sans MS"/>
          <w:sz w:val="28"/>
        </w:rPr>
        <w:t>Debezium Source</w:t>
      </w:r>
      <w:r w:rsidR="003309F0">
        <w:rPr>
          <w:rFonts w:ascii="Comic Sans MS" w:hAnsi="Comic Sans MS"/>
          <w:sz w:val="28"/>
        </w:rPr>
        <w:t xml:space="preserve"> </w:t>
      </w:r>
      <w:r w:rsidRPr="00CB4D8B">
        <w:rPr>
          <w:rFonts w:ascii="Comic Sans MS" w:hAnsi="Comic Sans MS"/>
          <w:sz w:val="28"/>
        </w:rPr>
        <w:t xml:space="preserve">Connector, which will monitor </w:t>
      </w:r>
      <w:r>
        <w:rPr>
          <w:rFonts w:ascii="Comic Sans MS" w:hAnsi="Comic Sans MS"/>
          <w:sz w:val="28"/>
        </w:rPr>
        <w:t xml:space="preserve">the database changes by seeing the transaction log, then it will publish all those </w:t>
      </w:r>
      <w:r w:rsidR="003309F0">
        <w:rPr>
          <w:rFonts w:ascii="Comic Sans MS" w:hAnsi="Comic Sans MS"/>
          <w:sz w:val="28"/>
        </w:rPr>
        <w:t xml:space="preserve">insert,update,delete </w:t>
      </w:r>
    </w:p>
    <w:p w:rsidR="00CB4D8B" w:rsidRDefault="00CB4D8B" w:rsidP="007722FF">
      <w:pPr>
        <w:rPr>
          <w:rFonts w:ascii="Comic Sans MS" w:hAnsi="Comic Sans MS"/>
          <w:sz w:val="28"/>
        </w:rPr>
      </w:pPr>
      <w:r>
        <w:rPr>
          <w:rFonts w:ascii="Comic Sans MS" w:hAnsi="Comic Sans MS"/>
          <w:sz w:val="28"/>
        </w:rPr>
        <w:t>events to kafka broker</w:t>
      </w:r>
    </w:p>
    <w:p w:rsidR="00CB4D8B" w:rsidRDefault="00CB4D8B" w:rsidP="007722FF">
      <w:pPr>
        <w:rPr>
          <w:rFonts w:ascii="Comic Sans MS" w:hAnsi="Comic Sans MS"/>
          <w:sz w:val="28"/>
        </w:rPr>
      </w:pPr>
      <w:r>
        <w:rPr>
          <w:rFonts w:ascii="Comic Sans MS" w:hAnsi="Comic Sans MS"/>
          <w:sz w:val="28"/>
        </w:rPr>
        <w:t>If any application wants those changes they can subscribe to that topic</w:t>
      </w:r>
      <w:r w:rsidR="00A638C7">
        <w:rPr>
          <w:rFonts w:ascii="Comic Sans MS" w:hAnsi="Comic Sans MS"/>
          <w:sz w:val="28"/>
        </w:rPr>
        <w:t xml:space="preserve"> ex:- to replicate the database data (but to replicate db data we have many other tools like golden gate)</w:t>
      </w:r>
    </w:p>
    <w:p w:rsidR="00F44C1D" w:rsidRPr="00F44C1D" w:rsidRDefault="00F44C1D" w:rsidP="00F44C1D">
      <w:pPr>
        <w:pStyle w:val="ListParagraph"/>
        <w:numPr>
          <w:ilvl w:val="0"/>
          <w:numId w:val="27"/>
        </w:numPr>
        <w:rPr>
          <w:rFonts w:ascii="Comic Sans MS" w:hAnsi="Comic Sans MS"/>
          <w:color w:val="029676" w:themeColor="accent4"/>
          <w:sz w:val="24"/>
          <w:szCs w:val="28"/>
          <w:lang w:val="en-US"/>
        </w:rPr>
      </w:pPr>
      <w:r>
        <w:rPr>
          <w:rFonts w:ascii="Comic Sans MS" w:hAnsi="Comic Sans MS"/>
          <w:color w:val="029676" w:themeColor="accent4"/>
          <w:sz w:val="24"/>
          <w:szCs w:val="28"/>
          <w:lang w:val="en-US"/>
        </w:rPr>
        <w:t>Another use case- to store click information from a website- to track what user is doing on it</w:t>
      </w:r>
      <w:r w:rsidR="007F6923">
        <w:rPr>
          <w:rFonts w:ascii="Comic Sans MS" w:hAnsi="Comic Sans MS"/>
          <w:color w:val="029676" w:themeColor="accent4"/>
          <w:sz w:val="24"/>
          <w:szCs w:val="28"/>
          <w:lang w:val="en-US"/>
        </w:rPr>
        <w:t xml:space="preserve"> and to show those related products</w:t>
      </w:r>
    </w:p>
    <w:p w:rsidR="007701F3" w:rsidRDefault="007701F3" w:rsidP="007722FF">
      <w:pPr>
        <w:rPr>
          <w:rFonts w:ascii="Segoe UI Emoji" w:hAnsi="Segoe UI Emoji"/>
          <w:lang w:val="en-US"/>
        </w:rPr>
      </w:pPr>
    </w:p>
    <w:p w:rsidR="007701F3" w:rsidRPr="007722FF" w:rsidRDefault="007701F3" w:rsidP="007722FF">
      <w:pPr>
        <w:rPr>
          <w:rFonts w:ascii="Segoe UI Emoji" w:hAnsi="Segoe UI Emoji"/>
          <w:lang w:val="en-US"/>
        </w:rPr>
      </w:pPr>
    </w:p>
    <w:p w:rsidR="001B41BB" w:rsidRDefault="00E36B20" w:rsidP="00ED5446">
      <w:pPr>
        <w:pStyle w:val="3h3-red"/>
      </w:pPr>
      <w:r w:rsidRPr="00E36B20">
        <w:t>Components of Kafka</w:t>
      </w:r>
    </w:p>
    <w:tbl>
      <w:tblPr>
        <w:tblStyle w:val="TableGrid"/>
        <w:tblW w:w="0" w:type="auto"/>
        <w:tblLook w:val="04A0" w:firstRow="1" w:lastRow="0" w:firstColumn="1" w:lastColumn="0" w:noHBand="0" w:noVBand="1"/>
      </w:tblPr>
      <w:tblGrid>
        <w:gridCol w:w="9016"/>
      </w:tblGrid>
      <w:tr w:rsidR="00982E23" w:rsidTr="00982E23">
        <w:tc>
          <w:tcPr>
            <w:tcW w:w="9016" w:type="dxa"/>
          </w:tcPr>
          <w:p w:rsidR="00982E23" w:rsidRDefault="00982E23" w:rsidP="00982E23">
            <w:pPr>
              <w:pStyle w:val="ListParagraph"/>
              <w:numPr>
                <w:ilvl w:val="0"/>
                <w:numId w:val="2"/>
              </w:numPr>
            </w:pPr>
            <w:r>
              <w:t xml:space="preserve">Kafka Broker - </w:t>
            </w:r>
          </w:p>
        </w:tc>
      </w:tr>
      <w:tr w:rsidR="00982E23" w:rsidTr="00982E23">
        <w:tc>
          <w:tcPr>
            <w:tcW w:w="9016" w:type="dxa"/>
          </w:tcPr>
          <w:p w:rsidR="00982E23" w:rsidRDefault="00982E23" w:rsidP="00982E23">
            <w:pPr>
              <w:pStyle w:val="ListParagraph"/>
              <w:numPr>
                <w:ilvl w:val="0"/>
                <w:numId w:val="2"/>
              </w:numPr>
            </w:pPr>
            <w:r>
              <w:t>Kafka Client</w:t>
            </w:r>
          </w:p>
        </w:tc>
      </w:tr>
      <w:tr w:rsidR="00982E23" w:rsidTr="00982E23">
        <w:tc>
          <w:tcPr>
            <w:tcW w:w="9016" w:type="dxa"/>
          </w:tcPr>
          <w:p w:rsidR="00982E23" w:rsidRDefault="00982E23" w:rsidP="00982E23">
            <w:pPr>
              <w:pStyle w:val="ListParagraph"/>
              <w:numPr>
                <w:ilvl w:val="0"/>
                <w:numId w:val="2"/>
              </w:numPr>
            </w:pPr>
            <w:r>
              <w:t>Kafka connect – for integration between 2 components / multiple components solving above problem</w:t>
            </w:r>
            <w:r w:rsidR="00B3119D">
              <w:t>- like 1dstr appn is used for integration as we don’t get stream of  data()because its not continuous flow of data</w:t>
            </w:r>
          </w:p>
        </w:tc>
      </w:tr>
      <w:tr w:rsidR="00982E23" w:rsidTr="00982E23">
        <w:tc>
          <w:tcPr>
            <w:tcW w:w="9016" w:type="dxa"/>
          </w:tcPr>
          <w:p w:rsidR="00982E23" w:rsidRDefault="00982E23" w:rsidP="00982E23">
            <w:pPr>
              <w:pStyle w:val="ListParagraph"/>
              <w:numPr>
                <w:ilvl w:val="0"/>
                <w:numId w:val="2"/>
              </w:numPr>
            </w:pPr>
            <w:r>
              <w:t>Kafka Streams</w:t>
            </w:r>
          </w:p>
        </w:tc>
      </w:tr>
      <w:tr w:rsidR="00982E23" w:rsidTr="00982E23">
        <w:tc>
          <w:tcPr>
            <w:tcW w:w="9016" w:type="dxa"/>
          </w:tcPr>
          <w:p w:rsidR="00982E23" w:rsidRDefault="00982E23" w:rsidP="00982E23">
            <w:pPr>
              <w:pStyle w:val="ListParagraph"/>
              <w:numPr>
                <w:ilvl w:val="0"/>
                <w:numId w:val="2"/>
              </w:numPr>
            </w:pPr>
            <w:r>
              <w:t>Kafka SQL/ Ksql – with this kafka wanted to become real time database.</w:t>
            </w:r>
            <w:r w:rsidR="00863D6C">
              <w:t xml:space="preserve"> – all above 4 are open sourced whereas this is licensed</w:t>
            </w:r>
          </w:p>
        </w:tc>
      </w:tr>
      <w:tr w:rsidR="00982E23" w:rsidTr="00982E23">
        <w:tc>
          <w:tcPr>
            <w:tcW w:w="9016" w:type="dxa"/>
          </w:tcPr>
          <w:p w:rsidR="00982E23" w:rsidRDefault="00982E23" w:rsidP="00982E23"/>
        </w:tc>
      </w:tr>
    </w:tbl>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TableGrid"/>
        <w:tblW w:w="0" w:type="auto"/>
        <w:tblLook w:val="04A0" w:firstRow="1" w:lastRow="0" w:firstColumn="1" w:lastColumn="0" w:noHBand="0" w:noVBand="1"/>
      </w:tblPr>
      <w:tblGrid>
        <w:gridCol w:w="13462"/>
      </w:tblGrid>
      <w:tr w:rsidR="004C3E01" w:rsidTr="009D3012">
        <w:tc>
          <w:tcPr>
            <w:tcW w:w="13462" w:type="dxa"/>
          </w:tcPr>
          <w:p w:rsidR="00104D50" w:rsidRDefault="00104D50" w:rsidP="005A29FD">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PF ~~ 1 partition = 1 folder</w:t>
            </w:r>
          </w:p>
          <w:p w:rsidR="004C3E01" w:rsidRDefault="004C3E01" w:rsidP="005A29FD">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5 partitions= kafka will create 5 folders ,1 </w:t>
            </w:r>
            <w:r w:rsidR="00F5065A">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folder </w:t>
            </w:r>
            <w:r w:rsidR="005A29FD">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means 1</w:t>
            </w: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partition</w:t>
            </w:r>
          </w:p>
        </w:tc>
      </w:tr>
      <w:tr w:rsidR="004C3E01" w:rsidTr="009D3012">
        <w:tc>
          <w:tcPr>
            <w:tcW w:w="13462" w:type="dxa"/>
          </w:tcPr>
          <w:p w:rsidR="00104D50" w:rsidRDefault="00104D50"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1 folder will have many files ~~ 1 </w:t>
            </w:r>
            <w:r w:rsidR="00772391">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file == 1 segment</w:t>
            </w:r>
          </w:p>
          <w:p w:rsidR="00104D50" w:rsidRDefault="00104D50"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1 partition</w:t>
            </w:r>
            <w:r w:rsidR="00A02F05">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folder</w:t>
            </w: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will have many segments (segment is a file for kafka)= 1 folder will have many file</w:t>
            </w:r>
            <w:r w:rsidR="00A87C25">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p w:rsidR="009D3012" w:rsidRDefault="009D3012"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Segoe UI" w:hAnsi="Segoe UI" w:cs="Segoe UI"/>
                <w:color w:val="1A1523"/>
                <w:shd w:val="clear" w:color="auto" w:fill="FFFFFF"/>
              </w:rPr>
              <w:t>Only one segment is ACTIVE at any point in time</w:t>
            </w:r>
          </w:p>
        </w:tc>
      </w:tr>
    </w:tbl>
    <w:p w:rsidR="004C3E01" w:rsidRDefault="004C3E01"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91854" w:rsidRDefault="00B91854" w:rsidP="000F2DBB">
      <w:pPr>
        <w:pStyle w:val="0normal-segoefon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F243A" w:rsidRPr="007F243A" w:rsidRDefault="007F243A" w:rsidP="004C4F4E">
      <w:pPr>
        <w:pStyle w:val="3h3-red"/>
      </w:pPr>
      <w:r w:rsidRPr="007F243A">
        <w:t>Analogies</w:t>
      </w:r>
    </w:p>
    <w:p w:rsidR="000F2DBB" w:rsidRPr="00261E65" w:rsidRDefault="000F2DBB" w:rsidP="000F2DBB">
      <w:pPr>
        <w:pStyle w:val="0normal-segoefont"/>
        <w:rPr>
          <w:sz w:val="24"/>
        </w:rPr>
      </w:pPr>
      <w:r w:rsidRPr="00261E65">
        <w:rPr>
          <w:sz w:val="24"/>
        </w:rPr>
        <w:t>In kafka we have lot of topics (in city we have lot of schools-</w:t>
      </w:r>
      <w:r w:rsidR="00EF1469" w:rsidRPr="00261E65">
        <w:rPr>
          <w:sz w:val="24"/>
        </w:rPr>
        <w:t>Narayana</w:t>
      </w:r>
      <w:r w:rsidRPr="00261E65">
        <w:rPr>
          <w:sz w:val="24"/>
        </w:rPr>
        <w:t>,</w:t>
      </w:r>
      <w:r w:rsidR="00EF1469" w:rsidRPr="00261E65">
        <w:rPr>
          <w:sz w:val="24"/>
        </w:rPr>
        <w:t xml:space="preserve"> S</w:t>
      </w:r>
      <w:r w:rsidRPr="00261E65">
        <w:rPr>
          <w:sz w:val="24"/>
        </w:rPr>
        <w:t>ri chaitanya)</w:t>
      </w:r>
    </w:p>
    <w:p w:rsidR="009628E2" w:rsidRDefault="009628E2" w:rsidP="000F2DBB">
      <w:pPr>
        <w:pStyle w:val="0normal-segoefont"/>
        <w:rPr>
          <w:sz w:val="24"/>
        </w:rPr>
      </w:pPr>
      <w:r>
        <w:rPr>
          <w:sz w:val="24"/>
        </w:rPr>
        <w:t xml:space="preserve">Same like movie theater </w:t>
      </w:r>
    </w:p>
    <w:tbl>
      <w:tblPr>
        <w:tblStyle w:val="TableGrid"/>
        <w:tblW w:w="0" w:type="auto"/>
        <w:tblLook w:val="04A0" w:firstRow="1" w:lastRow="0" w:firstColumn="1" w:lastColumn="0" w:noHBand="0" w:noVBand="1"/>
      </w:tblPr>
      <w:tblGrid>
        <w:gridCol w:w="2405"/>
        <w:gridCol w:w="6237"/>
        <w:gridCol w:w="14388"/>
      </w:tblGrid>
      <w:tr w:rsidR="001D5C03" w:rsidTr="00566539">
        <w:tc>
          <w:tcPr>
            <w:tcW w:w="2405" w:type="dxa"/>
          </w:tcPr>
          <w:p w:rsidR="001D5C03" w:rsidRDefault="001D5C03" w:rsidP="000F2DBB">
            <w:pPr>
              <w:pStyle w:val="0normal-segoefont"/>
              <w:rPr>
                <w:sz w:val="24"/>
              </w:rPr>
            </w:pPr>
            <w:r>
              <w:rPr>
                <w:sz w:val="24"/>
              </w:rPr>
              <w:t xml:space="preserve">Topic </w:t>
            </w:r>
          </w:p>
        </w:tc>
        <w:tc>
          <w:tcPr>
            <w:tcW w:w="6237" w:type="dxa"/>
          </w:tcPr>
          <w:p w:rsidR="001D5C03" w:rsidRDefault="001D5C03" w:rsidP="000F2DBB">
            <w:pPr>
              <w:pStyle w:val="0normal-segoefont"/>
              <w:rPr>
                <w:sz w:val="24"/>
              </w:rPr>
            </w:pPr>
            <w:r>
              <w:rPr>
                <w:sz w:val="24"/>
              </w:rPr>
              <w:t>1 partition = 1 folder</w:t>
            </w:r>
          </w:p>
        </w:tc>
        <w:tc>
          <w:tcPr>
            <w:tcW w:w="14388" w:type="dxa"/>
          </w:tcPr>
          <w:p w:rsidR="001D5C03" w:rsidRDefault="001D5C03" w:rsidP="00566539">
            <w:pPr>
              <w:pStyle w:val="0normal-segoefont"/>
              <w:rPr>
                <w:sz w:val="24"/>
              </w:rPr>
            </w:pPr>
            <w:r>
              <w:rPr>
                <w:sz w:val="24"/>
              </w:rPr>
              <w:t>1 folder will have many segment files and the offset number will be continued across all the file segments</w:t>
            </w:r>
          </w:p>
        </w:tc>
      </w:tr>
      <w:tr w:rsidR="009628E2" w:rsidTr="00566539">
        <w:tc>
          <w:tcPr>
            <w:tcW w:w="2405" w:type="dxa"/>
          </w:tcPr>
          <w:p w:rsidR="009628E2" w:rsidRDefault="009628E2" w:rsidP="000F2DBB">
            <w:pPr>
              <w:pStyle w:val="0normal-segoefont"/>
              <w:rPr>
                <w:sz w:val="24"/>
              </w:rPr>
            </w:pPr>
            <w:r>
              <w:rPr>
                <w:sz w:val="24"/>
              </w:rPr>
              <w:t>Movie- topic</w:t>
            </w:r>
          </w:p>
        </w:tc>
        <w:tc>
          <w:tcPr>
            <w:tcW w:w="6237" w:type="dxa"/>
          </w:tcPr>
          <w:p w:rsidR="009628E2" w:rsidRDefault="009628E2" w:rsidP="000F2DBB">
            <w:pPr>
              <w:pStyle w:val="0normal-segoefont"/>
              <w:rPr>
                <w:sz w:val="24"/>
              </w:rPr>
            </w:pPr>
            <w:r>
              <w:rPr>
                <w:sz w:val="24"/>
              </w:rPr>
              <w:t>It have many partitions</w:t>
            </w:r>
          </w:p>
          <w:p w:rsidR="009628E2" w:rsidRDefault="009628E2" w:rsidP="000F2DBB">
            <w:pPr>
              <w:pStyle w:val="0normal-segoefont"/>
              <w:rPr>
                <w:sz w:val="24"/>
              </w:rPr>
            </w:pPr>
            <w:r>
              <w:rPr>
                <w:sz w:val="24"/>
              </w:rPr>
              <w:t>Classes- gold, economy</w:t>
            </w:r>
          </w:p>
          <w:p w:rsidR="009628E2" w:rsidRDefault="009628E2" w:rsidP="000F2DBB">
            <w:pPr>
              <w:pStyle w:val="0normal-segoefont"/>
              <w:rPr>
                <w:sz w:val="24"/>
              </w:rPr>
            </w:pPr>
            <w:r>
              <w:rPr>
                <w:sz w:val="24"/>
              </w:rPr>
              <w:t>Inside a partition offset number will continue</w:t>
            </w:r>
          </w:p>
          <w:p w:rsidR="009628E2" w:rsidRDefault="009628E2" w:rsidP="000F2DBB">
            <w:pPr>
              <w:pStyle w:val="0normal-segoefont"/>
              <w:rPr>
                <w:sz w:val="24"/>
              </w:rPr>
            </w:pPr>
            <w:r>
              <w:rPr>
                <w:sz w:val="24"/>
              </w:rPr>
              <w:t>Segment =1 row</w:t>
            </w:r>
          </w:p>
        </w:tc>
        <w:tc>
          <w:tcPr>
            <w:tcW w:w="14388" w:type="dxa"/>
          </w:tcPr>
          <w:p w:rsidR="004C4F4E" w:rsidRDefault="00566539" w:rsidP="00566539">
            <w:pPr>
              <w:pStyle w:val="0normal-segoefont"/>
              <w:rPr>
                <w:sz w:val="24"/>
              </w:rPr>
            </w:pPr>
            <w:r>
              <w:rPr>
                <w:sz w:val="24"/>
              </w:rPr>
              <w:t xml:space="preserve">Every person will have 1 seat number and </w:t>
            </w:r>
          </w:p>
          <w:p w:rsidR="009628E2" w:rsidRDefault="00566539" w:rsidP="00566539">
            <w:pPr>
              <w:pStyle w:val="0normal-segoefont"/>
              <w:rPr>
                <w:sz w:val="24"/>
              </w:rPr>
            </w:pPr>
            <w:r>
              <w:rPr>
                <w:sz w:val="24"/>
              </w:rPr>
              <w:t>every message will have 1 offset number</w:t>
            </w:r>
          </w:p>
          <w:p w:rsidR="004C4F4E" w:rsidRDefault="004C4F4E" w:rsidP="00566539">
            <w:pPr>
              <w:pStyle w:val="0normal-segoefont"/>
              <w:rPr>
                <w:sz w:val="24"/>
              </w:rPr>
            </w:pPr>
            <w:r>
              <w:rPr>
                <w:sz w:val="24"/>
              </w:rPr>
              <w:t xml:space="preserve">gold partition will have some offset numbers ranging 1-300, same like economy partitions will also have same </w:t>
            </w:r>
            <w:r w:rsidR="00E05312">
              <w:rPr>
                <w:sz w:val="24"/>
              </w:rPr>
              <w:t>offset numbers ranging from 1-300</w:t>
            </w:r>
          </w:p>
        </w:tc>
      </w:tr>
      <w:tr w:rsidR="001D5C03" w:rsidTr="00566539">
        <w:tc>
          <w:tcPr>
            <w:tcW w:w="2405" w:type="dxa"/>
          </w:tcPr>
          <w:p w:rsidR="001D5C03" w:rsidRDefault="001D5C03" w:rsidP="000F2DBB">
            <w:pPr>
              <w:pStyle w:val="0normal-segoefont"/>
              <w:rPr>
                <w:sz w:val="24"/>
              </w:rPr>
            </w:pPr>
            <w:r>
              <w:rPr>
                <w:sz w:val="24"/>
              </w:rPr>
              <w:t>Hostel – topic</w:t>
            </w:r>
          </w:p>
        </w:tc>
        <w:tc>
          <w:tcPr>
            <w:tcW w:w="6237" w:type="dxa"/>
          </w:tcPr>
          <w:p w:rsidR="001D5C03" w:rsidRDefault="001D5C03" w:rsidP="001D5C03">
            <w:pPr>
              <w:pStyle w:val="0normal-segoefont"/>
              <w:rPr>
                <w:sz w:val="24"/>
              </w:rPr>
            </w:pPr>
            <w:r>
              <w:rPr>
                <w:sz w:val="24"/>
              </w:rPr>
              <w:t>It have many partitions (many blocks/ building)</w:t>
            </w:r>
          </w:p>
          <w:p w:rsidR="001D5C03" w:rsidRDefault="001D5C03" w:rsidP="001D5C03">
            <w:pPr>
              <w:pStyle w:val="0normal-segoefont"/>
              <w:rPr>
                <w:sz w:val="24"/>
              </w:rPr>
            </w:pPr>
          </w:p>
        </w:tc>
        <w:tc>
          <w:tcPr>
            <w:tcW w:w="14388" w:type="dxa"/>
          </w:tcPr>
          <w:p w:rsidR="001D5C03" w:rsidRDefault="001D5C03" w:rsidP="00566539">
            <w:pPr>
              <w:pStyle w:val="0normal-segoefont"/>
              <w:rPr>
                <w:sz w:val="24"/>
              </w:rPr>
            </w:pPr>
          </w:p>
        </w:tc>
      </w:tr>
    </w:tbl>
    <w:p w:rsidR="009628E2" w:rsidRDefault="009628E2" w:rsidP="000F2DBB">
      <w:pPr>
        <w:pStyle w:val="0normal-segoefont"/>
        <w:rPr>
          <w:sz w:val="24"/>
        </w:rPr>
      </w:pPr>
    </w:p>
    <w:p w:rsidR="00E105EC" w:rsidRPr="00261E65" w:rsidRDefault="00E105EC" w:rsidP="000F2DBB">
      <w:pPr>
        <w:pStyle w:val="0normal-segoefont"/>
        <w:rPr>
          <w:sz w:val="24"/>
        </w:rPr>
      </w:pPr>
      <w:r w:rsidRPr="00261E65">
        <w:rPr>
          <w:sz w:val="24"/>
        </w:rPr>
        <w:t xml:space="preserve">Consider 1 campus is 1 topic </w:t>
      </w:r>
    </w:p>
    <w:p w:rsidR="004C3EA4" w:rsidRPr="00261E65" w:rsidRDefault="004C3EA4" w:rsidP="00EF1469">
      <w:pPr>
        <w:pStyle w:val="0normal-segoefont"/>
        <w:numPr>
          <w:ilvl w:val="0"/>
          <w:numId w:val="1"/>
        </w:numPr>
        <w:rPr>
          <w:sz w:val="24"/>
        </w:rPr>
      </w:pPr>
      <w:r w:rsidRPr="00261E65">
        <w:rPr>
          <w:sz w:val="24"/>
        </w:rPr>
        <w:t xml:space="preserve">Pf- 1 partition </w:t>
      </w:r>
      <w:r w:rsidR="00261E65" w:rsidRPr="00261E65">
        <w:rPr>
          <w:sz w:val="24"/>
        </w:rPr>
        <w:t xml:space="preserve">means 1 </w:t>
      </w:r>
      <w:r w:rsidRPr="00261E65">
        <w:rPr>
          <w:sz w:val="24"/>
        </w:rPr>
        <w:t>folders</w:t>
      </w:r>
    </w:p>
    <w:p w:rsidR="004C3EA4" w:rsidRPr="00261E65" w:rsidRDefault="004C3EA4" w:rsidP="004C3EA4">
      <w:pPr>
        <w:pStyle w:val="0normal-segoefont"/>
        <w:numPr>
          <w:ilvl w:val="0"/>
          <w:numId w:val="1"/>
        </w:numPr>
        <w:rPr>
          <w:sz w:val="24"/>
        </w:rPr>
      </w:pPr>
      <w:r w:rsidRPr="00261E65">
        <w:rPr>
          <w:sz w:val="24"/>
        </w:rPr>
        <w:t>In real time 5 partitions means for kafka 5 folders -1 folder per partition</w:t>
      </w:r>
    </w:p>
    <w:p w:rsidR="004C3EA4" w:rsidRDefault="00F518A2" w:rsidP="004C3EA4">
      <w:pPr>
        <w:pStyle w:val="0normal-segoefont"/>
        <w:ind w:left="720"/>
        <w:rPr>
          <w:sz w:val="24"/>
        </w:rPr>
      </w:pPr>
      <w:r>
        <w:rPr>
          <w:sz w:val="24"/>
        </w:rPr>
        <w:t xml:space="preserve">Simple example:- </w:t>
      </w:r>
      <w:r w:rsidRPr="0073322A">
        <w:rPr>
          <w:sz w:val="24"/>
        </w:rPr>
        <w:t>we</w:t>
      </w:r>
      <w:r w:rsidRPr="00702B8C">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cant store huge data in single file-so </w:t>
      </w:r>
      <w:r w:rsidRPr="003F3B13">
        <w:rPr>
          <w:sz w:val="24"/>
        </w:rPr>
        <w:t>we will</w:t>
      </w:r>
      <w:r w:rsidRPr="00702B8C">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store in multiple files(called segments), and we cant keep thousands of files in same folder if we keep then </w:t>
      </w:r>
    </w:p>
    <w:p w:rsidR="00F518A2" w:rsidRPr="00EF03E0" w:rsidRDefault="00F518A2" w:rsidP="004C3EA4">
      <w:pPr>
        <w:pStyle w:val="0normal-segoefont"/>
        <w:ind w:left="720"/>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EF03E0">
        <w:rPr>
          <w:b/>
          <w:sz w:val="24"/>
        </w:rPr>
        <w:t>That single folder will become big</w:t>
      </w:r>
      <w:r>
        <w:rPr>
          <w:sz w:val="24"/>
        </w:rPr>
        <w:t xml:space="preserve"> </w:t>
      </w:r>
      <w:r w:rsidRPr="00EF03E0">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and u can’t open that folder at all</w:t>
      </w:r>
      <w:r>
        <w:rPr>
          <w:sz w:val="24"/>
        </w:rPr>
        <w:t xml:space="preserve">, so we will </w:t>
      </w:r>
      <w:r w:rsidRPr="00EF03E0">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keep files in </w:t>
      </w:r>
      <w:r w:rsidR="000C4731">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multiple folders</w:t>
      </w:r>
      <w:r w:rsidRPr="00EF03E0">
        <w:rPr>
          <w:b/>
          <w:sz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(means here folder is called partition)</w:t>
      </w:r>
    </w:p>
    <w:p w:rsidR="00EF1469" w:rsidRPr="00261E65" w:rsidRDefault="00B17D46" w:rsidP="004C3EA4">
      <w:pPr>
        <w:pStyle w:val="0normal-segoefont"/>
        <w:ind w:left="720"/>
        <w:rPr>
          <w:sz w:val="24"/>
        </w:rPr>
      </w:pPr>
      <w:r w:rsidRPr="00261E65">
        <w:rPr>
          <w:sz w:val="24"/>
        </w:rPr>
        <w:t xml:space="preserve">Let’s take </w:t>
      </w:r>
      <w:r w:rsidR="00EF1469" w:rsidRPr="00261E65">
        <w:rPr>
          <w:sz w:val="24"/>
        </w:rPr>
        <w:t>1 topic</w:t>
      </w:r>
      <w:r w:rsidR="00821587" w:rsidRPr="00261E65">
        <w:rPr>
          <w:sz w:val="24"/>
        </w:rPr>
        <w:t xml:space="preserve"> </w:t>
      </w:r>
      <w:r w:rsidR="00DE23A2" w:rsidRPr="00261E65">
        <w:rPr>
          <w:sz w:val="24"/>
        </w:rPr>
        <w:t xml:space="preserve">=many partitions like </w:t>
      </w:r>
      <w:r w:rsidR="00821587" w:rsidRPr="00261E65">
        <w:rPr>
          <w:sz w:val="24"/>
        </w:rPr>
        <w:t xml:space="preserve">each hostel ex:- </w:t>
      </w:r>
      <w:r w:rsidR="002767B2" w:rsidRPr="00261E65">
        <w:rPr>
          <w:sz w:val="24"/>
        </w:rPr>
        <w:t>N</w:t>
      </w:r>
      <w:r w:rsidR="00821587" w:rsidRPr="00261E65">
        <w:rPr>
          <w:sz w:val="24"/>
        </w:rPr>
        <w:t>ellore pidathapolur</w:t>
      </w:r>
      <w:r w:rsidRPr="00261E65">
        <w:rPr>
          <w:sz w:val="24"/>
        </w:rPr>
        <w:t xml:space="preserve"> </w:t>
      </w:r>
      <w:r w:rsidR="006A7542" w:rsidRPr="00261E65">
        <w:rPr>
          <w:sz w:val="24"/>
        </w:rPr>
        <w:t xml:space="preserve">topic </w:t>
      </w:r>
      <w:r w:rsidRPr="00261E65">
        <w:rPr>
          <w:sz w:val="24"/>
        </w:rPr>
        <w:t xml:space="preserve">will have many partitions </w:t>
      </w:r>
      <w:r w:rsidR="00EF1469" w:rsidRPr="00261E65">
        <w:rPr>
          <w:sz w:val="24"/>
        </w:rPr>
        <w:t xml:space="preserve">means </w:t>
      </w:r>
      <w:r w:rsidR="00821587" w:rsidRPr="00261E65">
        <w:rPr>
          <w:sz w:val="24"/>
        </w:rPr>
        <w:t xml:space="preserve">it will have many </w:t>
      </w:r>
      <w:r w:rsidRPr="00261E65">
        <w:rPr>
          <w:sz w:val="24"/>
        </w:rPr>
        <w:t>blocks</w:t>
      </w:r>
      <w:r w:rsidR="0036420B" w:rsidRPr="00261E65">
        <w:rPr>
          <w:sz w:val="24"/>
        </w:rPr>
        <w:t>-like Krishna, cauvery</w:t>
      </w:r>
    </w:p>
    <w:p w:rsidR="00821587" w:rsidRPr="00261E65" w:rsidRDefault="00821587" w:rsidP="00EF1469">
      <w:pPr>
        <w:pStyle w:val="0normal-segoefont"/>
        <w:numPr>
          <w:ilvl w:val="0"/>
          <w:numId w:val="1"/>
        </w:numPr>
        <w:rPr>
          <w:sz w:val="24"/>
        </w:rPr>
      </w:pPr>
      <w:r w:rsidRPr="00261E65">
        <w:rPr>
          <w:sz w:val="24"/>
        </w:rPr>
        <w:t xml:space="preserve">1 partition will have many </w:t>
      </w:r>
      <w:r w:rsidR="00DE40D7" w:rsidRPr="00261E65">
        <w:rPr>
          <w:sz w:val="24"/>
        </w:rPr>
        <w:t xml:space="preserve">segments </w:t>
      </w:r>
      <w:r w:rsidR="001E308E" w:rsidRPr="00261E65">
        <w:rPr>
          <w:sz w:val="24"/>
        </w:rPr>
        <w:t>like 1 block will have many rooms -(in 1t partition rooms ranging 1-40)</w:t>
      </w:r>
      <w:r w:rsidR="00772CB2" w:rsidRPr="00261E65">
        <w:rPr>
          <w:sz w:val="24"/>
        </w:rPr>
        <w:t xml:space="preserve"> these same room numbers 1-40 will be present in another partition also . so  these 1-40 offset numbers are uni</w:t>
      </w:r>
      <w:r w:rsidR="002A323D" w:rsidRPr="00261E65">
        <w:rPr>
          <w:sz w:val="24"/>
        </w:rPr>
        <w:t>q</w:t>
      </w:r>
      <w:r w:rsidR="00772CB2" w:rsidRPr="00261E65">
        <w:rPr>
          <w:sz w:val="24"/>
        </w:rPr>
        <w:t>ue only inside a partition</w:t>
      </w:r>
    </w:p>
    <w:p w:rsidR="00F62965" w:rsidRPr="00261E65" w:rsidRDefault="004C3E01" w:rsidP="00EF1469">
      <w:pPr>
        <w:pStyle w:val="0normal-segoefont"/>
        <w:numPr>
          <w:ilvl w:val="0"/>
          <w:numId w:val="1"/>
        </w:numPr>
        <w:rPr>
          <w:sz w:val="24"/>
        </w:rPr>
      </w:pPr>
      <w:r w:rsidRPr="00261E65">
        <w:rPr>
          <w:b/>
          <w:sz w:val="24"/>
          <w:u w:val="single"/>
        </w:rPr>
        <w:t xml:space="preserve">Storing across partition </w:t>
      </w:r>
      <w:r w:rsidR="003703E0" w:rsidRPr="00261E65">
        <w:rPr>
          <w:sz w:val="24"/>
        </w:rPr>
        <w:t xml:space="preserve">All the incoming messages will be spread across diff partitions, </w:t>
      </w:r>
      <w:r w:rsidR="00F62965" w:rsidRPr="00261E65">
        <w:rPr>
          <w:sz w:val="24"/>
        </w:rPr>
        <w:t>like many kinds of people will come to that hostel, broker /principal will store them separately l</w:t>
      </w:r>
    </w:p>
    <w:p w:rsidR="003703E0" w:rsidRPr="00261E65" w:rsidRDefault="00F62965" w:rsidP="00F62965">
      <w:pPr>
        <w:pStyle w:val="0normal-segoefont"/>
        <w:numPr>
          <w:ilvl w:val="0"/>
          <w:numId w:val="7"/>
        </w:numPr>
        <w:rPr>
          <w:sz w:val="24"/>
        </w:rPr>
      </w:pPr>
      <w:r w:rsidRPr="00261E65">
        <w:rPr>
          <w:sz w:val="24"/>
        </w:rPr>
        <w:t xml:space="preserve">like all </w:t>
      </w:r>
      <w:r w:rsidR="000039CA" w:rsidRPr="00261E65">
        <w:rPr>
          <w:sz w:val="24"/>
        </w:rPr>
        <w:t xml:space="preserve">men </w:t>
      </w:r>
      <w:r w:rsidRPr="00261E65">
        <w:rPr>
          <w:sz w:val="24"/>
        </w:rPr>
        <w:t xml:space="preserve">juniors in -A block, </w:t>
      </w:r>
      <w:r w:rsidR="000039CA" w:rsidRPr="00261E65">
        <w:rPr>
          <w:sz w:val="24"/>
        </w:rPr>
        <w:t xml:space="preserve">men senior’s in B block, girls junior’s in C block, Girls seniors in D block, Staff in another block </w:t>
      </w:r>
    </w:p>
    <w:p w:rsidR="000039CA" w:rsidRPr="00261E65" w:rsidRDefault="000039CA" w:rsidP="00F62965">
      <w:pPr>
        <w:pStyle w:val="0normal-segoefont"/>
        <w:numPr>
          <w:ilvl w:val="0"/>
          <w:numId w:val="7"/>
        </w:numPr>
        <w:rPr>
          <w:sz w:val="24"/>
        </w:rPr>
      </w:pPr>
      <w:r w:rsidRPr="00261E65">
        <w:rPr>
          <w:sz w:val="24"/>
        </w:rPr>
        <w:t>similarly all the incoming messages will not be stored in a single partition/single folder</w:t>
      </w:r>
      <w:r w:rsidR="004C3E01" w:rsidRPr="00261E65">
        <w:rPr>
          <w:sz w:val="24"/>
        </w:rPr>
        <w:t>, it will be spread across multiple folders</w:t>
      </w:r>
    </w:p>
    <w:p w:rsidR="004C3E01" w:rsidRPr="00261E65" w:rsidRDefault="004C3E01" w:rsidP="00EF1469">
      <w:pPr>
        <w:pStyle w:val="0normal-segoefont"/>
        <w:numPr>
          <w:ilvl w:val="0"/>
          <w:numId w:val="1"/>
        </w:numPr>
        <w:rPr>
          <w:b/>
          <w:sz w:val="24"/>
          <w:u w:val="single"/>
        </w:rPr>
      </w:pPr>
      <w:r w:rsidRPr="00261E65">
        <w:rPr>
          <w:b/>
          <w:sz w:val="24"/>
          <w:u w:val="single"/>
        </w:rPr>
        <w:t xml:space="preserve">storing inside a partition in all segments:- </w:t>
      </w:r>
      <w:r w:rsidRPr="00261E65">
        <w:rPr>
          <w:sz w:val="24"/>
        </w:rPr>
        <w:t>inside a block once a room (segment/file)is opened warden will fill that entire room, if max capacity of boys/girls are reached then only they will start opening/ filling another room, in real time inside a partition (in kafka terminology it’s a folder)inside a folder we have many files each file is nothing but a segment, once a file(room</w:t>
      </w:r>
      <w:r w:rsidR="00646CD8" w:rsidRPr="00261E65">
        <w:rPr>
          <w:sz w:val="24"/>
        </w:rPr>
        <w:t xml:space="preserve">/segment </w:t>
      </w:r>
      <w:r w:rsidRPr="00261E65">
        <w:rPr>
          <w:sz w:val="24"/>
        </w:rPr>
        <w:t xml:space="preserve">) is  opened </w:t>
      </w:r>
      <w:r w:rsidR="00646CD8" w:rsidRPr="00261E65">
        <w:rPr>
          <w:sz w:val="24"/>
        </w:rPr>
        <w:t>until max file size is reached all the messages will be continuously written to this file so inside a file all messages will be written sequentially here.</w:t>
      </w:r>
      <w:r w:rsidR="008743C5" w:rsidRPr="00261E65">
        <w:rPr>
          <w:sz w:val="24"/>
        </w:rPr>
        <w:t xml:space="preserve"> Until the max capacity of that segment is reached data will be written to that segment only</w:t>
      </w:r>
      <w:r w:rsidR="006F2C0D" w:rsidRPr="00261E65">
        <w:rPr>
          <w:sz w:val="24"/>
        </w:rPr>
        <w:t>. if that room is filled it will start filling another room if that segment if filled it will start filling other segment</w:t>
      </w:r>
    </w:p>
    <w:p w:rsidR="003703E0" w:rsidRPr="00261E65" w:rsidRDefault="003703E0" w:rsidP="00EF1469">
      <w:pPr>
        <w:pStyle w:val="0normal-segoefont"/>
        <w:numPr>
          <w:ilvl w:val="0"/>
          <w:numId w:val="1"/>
        </w:numPr>
        <w:rPr>
          <w:sz w:val="24"/>
        </w:rPr>
      </w:pPr>
      <w:r w:rsidRPr="00261E65">
        <w:rPr>
          <w:sz w:val="24"/>
        </w:rPr>
        <w:lastRenderedPageBreak/>
        <w:t>Still there is an option ,u  can specify the partition number to store that message, if u specify 1 as partition num, that message will go to that partition only</w:t>
      </w:r>
    </w:p>
    <w:p w:rsidR="001E308E" w:rsidRPr="00261E65" w:rsidRDefault="001E308E" w:rsidP="00EF1469">
      <w:pPr>
        <w:pStyle w:val="0normal-segoefont"/>
        <w:numPr>
          <w:ilvl w:val="0"/>
          <w:numId w:val="1"/>
        </w:numPr>
        <w:rPr>
          <w:sz w:val="24"/>
        </w:rPr>
      </w:pPr>
      <w:r w:rsidRPr="00261E65">
        <w:rPr>
          <w:sz w:val="24"/>
        </w:rPr>
        <w:t xml:space="preserve">Each message sits in a partition will have offset id, like </w:t>
      </w:r>
    </w:p>
    <w:p w:rsidR="003D79B2" w:rsidRPr="00261E65" w:rsidRDefault="00D20189" w:rsidP="003D79B2">
      <w:pPr>
        <w:pStyle w:val="0normal-segoefont"/>
        <w:rPr>
          <w:sz w:val="24"/>
        </w:rPr>
      </w:pPr>
      <w:r w:rsidRPr="00261E65">
        <w:rPr>
          <w:sz w:val="24"/>
        </w:rPr>
        <w:t>I</w:t>
      </w:r>
      <w:r w:rsidR="003D79B2" w:rsidRPr="00261E65">
        <w:rPr>
          <w:sz w:val="24"/>
        </w:rPr>
        <w:t>f u want to locate a message u must know below</w:t>
      </w:r>
    </w:p>
    <w:p w:rsidR="003D79B2" w:rsidRPr="00261E65" w:rsidRDefault="003D79B2" w:rsidP="003D79B2">
      <w:pPr>
        <w:pStyle w:val="0normal-segoefont"/>
        <w:numPr>
          <w:ilvl w:val="0"/>
          <w:numId w:val="6"/>
        </w:numPr>
        <w:rPr>
          <w:sz w:val="24"/>
        </w:rPr>
      </w:pPr>
      <w:r w:rsidRPr="00261E65">
        <w:rPr>
          <w:sz w:val="24"/>
        </w:rPr>
        <w:t>U should know the topic name (hostel name)</w:t>
      </w:r>
      <w:r w:rsidR="00116D5B" w:rsidRPr="00261E65">
        <w:rPr>
          <w:sz w:val="24"/>
        </w:rPr>
        <w:t>/folder name</w:t>
      </w:r>
    </w:p>
    <w:p w:rsidR="003D79B2" w:rsidRPr="00261E65" w:rsidRDefault="003D79B2" w:rsidP="003D79B2">
      <w:pPr>
        <w:pStyle w:val="0normal-segoefont"/>
        <w:numPr>
          <w:ilvl w:val="0"/>
          <w:numId w:val="6"/>
        </w:numPr>
        <w:rPr>
          <w:sz w:val="24"/>
        </w:rPr>
      </w:pPr>
      <w:r w:rsidRPr="00261E65">
        <w:rPr>
          <w:sz w:val="24"/>
        </w:rPr>
        <w:t>Partition number (like block name inside a hostel)</w:t>
      </w:r>
    </w:p>
    <w:p w:rsidR="003D79B2" w:rsidRDefault="003D79B2" w:rsidP="003D79B2">
      <w:pPr>
        <w:pStyle w:val="0normal-segoefont"/>
        <w:numPr>
          <w:ilvl w:val="0"/>
          <w:numId w:val="6"/>
        </w:numPr>
      </w:pPr>
      <w:r w:rsidRPr="00261E65">
        <w:rPr>
          <w:sz w:val="24"/>
        </w:rPr>
        <w:t xml:space="preserve">Offset number </w:t>
      </w:r>
    </w:p>
    <w:p w:rsidR="003D79B2" w:rsidRDefault="008640DD" w:rsidP="008640DD">
      <w:pPr>
        <w:pStyle w:val="2h2-green"/>
      </w:pPr>
      <w:r>
        <w:t>Kafka terminologies</w:t>
      </w:r>
    </w:p>
    <w:p w:rsidR="005B2CC5" w:rsidRDefault="00E9074E" w:rsidP="005B2CC5">
      <w:pPr>
        <w:pStyle w:val="0normal-segoefont"/>
      </w:pPr>
      <w:r>
        <w:t>Kafka is capable to receive 1 Million messages per second, We can’t write all the messages to single file ( file == segment), so we write in multiple files</w:t>
      </w:r>
    </w:p>
    <w:p w:rsidR="00E9074E" w:rsidRDefault="00E9074E" w:rsidP="005B2CC5">
      <w:pPr>
        <w:pStyle w:val="0normal-segoefont"/>
      </w:pPr>
      <w:r>
        <w:t>And we cant keep crores of files in single folder (if folder became big we can never open) that’s why we segregate the files into folder (folder == partition )</w:t>
      </w:r>
    </w:p>
    <w:tbl>
      <w:tblPr>
        <w:tblStyle w:val="TableGrid"/>
        <w:tblW w:w="0" w:type="auto"/>
        <w:tblInd w:w="720" w:type="dxa"/>
        <w:tblLook w:val="04A0" w:firstRow="1" w:lastRow="0" w:firstColumn="1" w:lastColumn="0" w:noHBand="0" w:noVBand="1"/>
      </w:tblPr>
      <w:tblGrid>
        <w:gridCol w:w="19829"/>
      </w:tblGrid>
      <w:tr w:rsidR="00E8658A" w:rsidRPr="00E1654F" w:rsidTr="00E1654F">
        <w:tc>
          <w:tcPr>
            <w:tcW w:w="19829" w:type="dxa"/>
          </w:tcPr>
          <w:p w:rsidR="00E9074E" w:rsidRDefault="00E9074E" w:rsidP="00E1654F">
            <w:pPr>
              <w:pStyle w:val="0normal-segoefont"/>
              <w:rPr>
                <w:rFonts w:ascii="Malgun Gothic" w:eastAsia="Malgun Gothic" w:hAnsi="Malgun Gothic"/>
              </w:rPr>
            </w:pPr>
            <w:r>
              <w:rPr>
                <w:rFonts w:ascii="Malgun Gothic" w:eastAsia="Malgun Gothic" w:hAnsi="Malgun Gothic"/>
              </w:rPr>
              <w:t>PF = partition == folder</w:t>
            </w:r>
          </w:p>
          <w:p w:rsidR="00A305C1" w:rsidRPr="00E1654F" w:rsidRDefault="00A305C1" w:rsidP="00E1654F">
            <w:pPr>
              <w:pStyle w:val="0normal-segoefont"/>
              <w:rPr>
                <w:rFonts w:ascii="Malgun Gothic" w:eastAsia="Malgun Gothic" w:hAnsi="Malgun Gothic"/>
              </w:rPr>
            </w:pPr>
            <w:r w:rsidRPr="00E1654F">
              <w:rPr>
                <w:rFonts w:ascii="Malgun Gothic" w:eastAsia="Malgun Gothic" w:hAnsi="Malgun Gothic"/>
              </w:rPr>
              <w:t>1 application.exe will have many folders</w:t>
            </w:r>
          </w:p>
          <w:p w:rsidR="00E8658A" w:rsidRPr="00E1654F" w:rsidRDefault="00E8658A" w:rsidP="00E1654F">
            <w:pPr>
              <w:pStyle w:val="0normal-segoefont"/>
              <w:rPr>
                <w:rFonts w:ascii="Malgun Gothic" w:eastAsia="Malgun Gothic" w:hAnsi="Malgun Gothic"/>
              </w:rPr>
            </w:pPr>
            <w:r w:rsidRPr="00E1654F">
              <w:rPr>
                <w:rFonts w:ascii="Malgun Gothic" w:eastAsia="Malgun Gothic" w:hAnsi="Malgun Gothic"/>
              </w:rPr>
              <w:t>1 topic will have many partitions</w:t>
            </w:r>
          </w:p>
          <w:p w:rsidR="00E8658A" w:rsidRPr="00E1654F" w:rsidRDefault="00E8658A" w:rsidP="00E1654F">
            <w:pPr>
              <w:pStyle w:val="0normal-segoefont"/>
              <w:rPr>
                <w:rFonts w:ascii="Malgun Gothic" w:eastAsia="Malgun Gothic" w:hAnsi="Malgun Gothic"/>
              </w:rPr>
            </w:pPr>
            <w:r w:rsidRPr="00E1654F">
              <w:rPr>
                <w:rFonts w:ascii="Malgun Gothic" w:eastAsia="Malgun Gothic" w:hAnsi="Malgun Gothic"/>
              </w:rPr>
              <w:t>1 partition means ==1 folder</w:t>
            </w:r>
          </w:p>
        </w:tc>
      </w:tr>
      <w:tr w:rsidR="00E8658A" w:rsidRPr="00E1654F" w:rsidTr="00E1654F">
        <w:tc>
          <w:tcPr>
            <w:tcW w:w="19829" w:type="dxa"/>
          </w:tcPr>
          <w:p w:rsidR="00A305C1" w:rsidRPr="00E1654F" w:rsidRDefault="00A305C1" w:rsidP="00E1654F">
            <w:pPr>
              <w:pStyle w:val="0normal-segoefont"/>
              <w:rPr>
                <w:rFonts w:ascii="Malgun Gothic" w:eastAsia="Malgun Gothic" w:hAnsi="Malgun Gothic"/>
              </w:rPr>
            </w:pPr>
            <w:r w:rsidRPr="00E1654F">
              <w:rPr>
                <w:rFonts w:ascii="Malgun Gothic" w:eastAsia="Malgun Gothic" w:hAnsi="Malgun Gothic"/>
              </w:rPr>
              <w:t>1 folder will have many files /text files</w:t>
            </w:r>
          </w:p>
          <w:p w:rsidR="00A305C1" w:rsidRPr="00E1654F" w:rsidRDefault="00A305C1" w:rsidP="00E1654F">
            <w:pPr>
              <w:pStyle w:val="0normal-segoefont"/>
              <w:rPr>
                <w:rFonts w:ascii="Malgun Gothic" w:eastAsia="Malgun Gothic" w:hAnsi="Malgun Gothic"/>
              </w:rPr>
            </w:pPr>
            <w:r w:rsidRPr="00E1654F">
              <w:rPr>
                <w:rFonts w:ascii="Malgun Gothic" w:eastAsia="Malgun Gothic" w:hAnsi="Malgun Gothic"/>
              </w:rPr>
              <w:t>1 partition will have many segments</w:t>
            </w:r>
          </w:p>
          <w:p w:rsidR="00E8658A" w:rsidRPr="00E1654F" w:rsidRDefault="00E8658A" w:rsidP="00E1654F">
            <w:pPr>
              <w:pStyle w:val="0normal-segoefont"/>
              <w:rPr>
                <w:rFonts w:ascii="Malgun Gothic" w:eastAsia="Malgun Gothic" w:hAnsi="Malgun Gothic"/>
              </w:rPr>
            </w:pPr>
            <w:r w:rsidRPr="00E1654F">
              <w:rPr>
                <w:rFonts w:ascii="Malgun Gothic" w:eastAsia="Malgun Gothic" w:hAnsi="Malgun Gothic"/>
              </w:rPr>
              <w:t>Segment means=== File /Text file</w:t>
            </w:r>
          </w:p>
          <w:p w:rsidR="00E8658A" w:rsidRDefault="00D02D54" w:rsidP="00D02D54">
            <w:pPr>
              <w:pStyle w:val="0normal-segoefont"/>
              <w:rPr>
                <w:rFonts w:ascii="Malgun Gothic" w:eastAsia="Malgun Gothic" w:hAnsi="Malgun Gothic"/>
              </w:rPr>
            </w:pPr>
            <w:r>
              <w:rPr>
                <w:rFonts w:ascii="Malgun Gothic" w:eastAsia="Malgun Gothic" w:hAnsi="Malgun Gothic"/>
              </w:rPr>
              <w:t>Once a segment file is opened, then data will be continuously written to it until max file size is reached</w:t>
            </w:r>
          </w:p>
          <w:p w:rsidR="005B2CC5" w:rsidRPr="005B2CC5" w:rsidRDefault="005B2CC5" w:rsidP="005B2CC5">
            <w:pPr>
              <w:rPr>
                <w:rFonts w:ascii="Malgun Gothic" w:eastAsia="Malgun Gothic" w:hAnsi="Malgun Gothic"/>
                <w:sz w:val="28"/>
                <w:lang w:val="en-US"/>
              </w:rPr>
            </w:pPr>
            <w:r w:rsidRPr="005B2CC5">
              <w:rPr>
                <w:rFonts w:ascii="Malgun Gothic" w:eastAsia="Malgun Gothic" w:hAnsi="Malgun Gothic"/>
                <w:sz w:val="28"/>
                <w:lang w:val="en-US"/>
              </w:rPr>
              <w:t xml:space="preserve">each message we it will be uniquely identified by the offset number </w:t>
            </w:r>
          </w:p>
          <w:p w:rsidR="005B2CC5" w:rsidRPr="00E1654F" w:rsidRDefault="005B2CC5" w:rsidP="00D02D54">
            <w:pPr>
              <w:pStyle w:val="0normal-segoefont"/>
              <w:rPr>
                <w:rFonts w:ascii="Malgun Gothic" w:eastAsia="Malgun Gothic" w:hAnsi="Malgun Gothic"/>
              </w:rPr>
            </w:pPr>
          </w:p>
        </w:tc>
      </w:tr>
      <w:tr w:rsidR="00E8658A" w:rsidRPr="00E1654F" w:rsidTr="00E1654F">
        <w:tc>
          <w:tcPr>
            <w:tcW w:w="19829" w:type="dxa"/>
          </w:tcPr>
          <w:p w:rsidR="00E8658A" w:rsidRPr="00E1654F" w:rsidRDefault="00E1654F" w:rsidP="00E1654F">
            <w:pPr>
              <w:pStyle w:val="0normal-segoefont"/>
              <w:rPr>
                <w:rFonts w:ascii="Malgun Gothic" w:eastAsia="Malgun Gothic" w:hAnsi="Malgun Gothic"/>
              </w:rPr>
            </w:pPr>
            <w:r w:rsidRPr="00E1654F">
              <w:rPr>
                <w:rFonts w:ascii="Malgun Gothic" w:eastAsia="Malgun Gothic" w:hAnsi="Malgun Gothic"/>
              </w:rPr>
              <w:t>Data is distributed means  == data is replicated to other brokers to avoid failures</w:t>
            </w:r>
          </w:p>
        </w:tc>
      </w:tr>
      <w:tr w:rsidR="00E8658A" w:rsidRPr="00E1654F" w:rsidTr="00E1654F">
        <w:tc>
          <w:tcPr>
            <w:tcW w:w="19829" w:type="dxa"/>
          </w:tcPr>
          <w:p w:rsidR="00E8658A" w:rsidRDefault="000543A0" w:rsidP="00E1654F">
            <w:pPr>
              <w:pStyle w:val="0normal-segoefont"/>
              <w:rPr>
                <w:rFonts w:ascii="Malgun Gothic" w:eastAsia="Malgun Gothic" w:hAnsi="Malgun Gothic"/>
              </w:rPr>
            </w:pPr>
            <w:r>
              <w:rPr>
                <w:rFonts w:ascii="Malgun Gothic" w:eastAsia="Malgun Gothic" w:hAnsi="Malgun Gothic"/>
              </w:rPr>
              <w:t>A message is nothing but an array of bytes</w:t>
            </w:r>
          </w:p>
          <w:p w:rsidR="008D0300" w:rsidRDefault="008D0300" w:rsidP="00E1654F">
            <w:pPr>
              <w:pStyle w:val="0normal-segoefont"/>
              <w:rPr>
                <w:rFonts w:ascii="Malgun Gothic" w:eastAsia="Malgun Gothic" w:hAnsi="Malgun Gothic"/>
              </w:rPr>
            </w:pPr>
            <w:r>
              <w:rPr>
                <w:rFonts w:ascii="Malgun Gothic" w:eastAsia="Malgun Gothic" w:hAnsi="Malgun Gothic"/>
              </w:rPr>
              <w:t>Every message will have a key, messages with same key will go to same partition</w:t>
            </w:r>
          </w:p>
          <w:p w:rsidR="008D0300" w:rsidRPr="00E1654F" w:rsidRDefault="008D0300" w:rsidP="008D0300">
            <w:pPr>
              <w:pStyle w:val="0normal-segoefont"/>
              <w:rPr>
                <w:rFonts w:ascii="Malgun Gothic" w:eastAsia="Malgun Gothic" w:hAnsi="Malgun Gothic"/>
              </w:rPr>
            </w:pPr>
            <w:r>
              <w:rPr>
                <w:rFonts w:ascii="Malgun Gothic" w:eastAsia="Malgun Gothic" w:hAnsi="Malgun Gothic"/>
              </w:rPr>
              <w:t>Here key decides the partition , Hash value of the key will be calculated which derives the partition/folder number</w:t>
            </w:r>
          </w:p>
        </w:tc>
      </w:tr>
      <w:tr w:rsidR="008D0300" w:rsidRPr="00E1654F" w:rsidTr="00E1654F">
        <w:tc>
          <w:tcPr>
            <w:tcW w:w="19829" w:type="dxa"/>
          </w:tcPr>
          <w:p w:rsidR="008D0300" w:rsidRPr="00E1654F" w:rsidRDefault="008D0300" w:rsidP="008D0300">
            <w:pPr>
              <w:pStyle w:val="0normal-segoefont"/>
              <w:rPr>
                <w:rFonts w:ascii="Malgun Gothic" w:eastAsia="Malgun Gothic" w:hAnsi="Malgun Gothic"/>
              </w:rPr>
            </w:pPr>
          </w:p>
        </w:tc>
      </w:tr>
    </w:tbl>
    <w:p w:rsidR="00BE1111" w:rsidRDefault="00BE1111" w:rsidP="00BE1111">
      <w:pPr>
        <w:pStyle w:val="ListParagraph"/>
      </w:pPr>
    </w:p>
    <w:p w:rsidR="00ED5446" w:rsidRDefault="00CC37F3" w:rsidP="00CC37F3">
      <w:pPr>
        <w:pStyle w:val="3h3-red"/>
      </w:pPr>
      <w:r>
        <w:t>Ideas</w:t>
      </w:r>
    </w:p>
    <w:p w:rsidR="00CC37F3" w:rsidRDefault="00CC37F3" w:rsidP="00CC37F3">
      <w:pPr>
        <w:pStyle w:val="0normal-segoefont"/>
      </w:pPr>
      <w:r>
        <w:t>If u don’t have access to source code use kafka connect api(source connector for producer and sink connector for consumer api)</w:t>
      </w:r>
    </w:p>
    <w:p w:rsidR="00A81B72" w:rsidRPr="00A81B72" w:rsidRDefault="00A81B72" w:rsidP="00336C5D">
      <w:pPr>
        <w:pStyle w:val="2h2-green"/>
      </w:pPr>
      <w:r w:rsidRPr="00A81B72">
        <w:lastRenderedPageBreak/>
        <w:t xml:space="preserve">Broker </w:t>
      </w:r>
    </w:p>
    <w:p w:rsidR="00A81B72" w:rsidRPr="00ED3ED1" w:rsidRDefault="00A81B72" w:rsidP="00A81B72">
      <w:pPr>
        <w:rPr>
          <w:rFonts w:ascii="Segoe UI Emoji" w:hAnsi="Segoe UI Emoji"/>
          <w:sz w:val="28"/>
          <w:szCs w:val="28"/>
        </w:rPr>
      </w:pPr>
      <w:r w:rsidRPr="00ED3ED1">
        <w:rPr>
          <w:rFonts w:ascii="Segoe UI Emoji" w:hAnsi="Segoe UI Emoji"/>
          <w:sz w:val="28"/>
          <w:szCs w:val="28"/>
        </w:rPr>
        <w:t>Broker is nothing but a kafka server</w:t>
      </w:r>
    </w:p>
    <w:p w:rsidR="006D287F" w:rsidRPr="00ED3ED1" w:rsidRDefault="006D287F" w:rsidP="00A81B72">
      <w:pPr>
        <w:rPr>
          <w:rFonts w:ascii="Segoe UI Emoji" w:hAnsi="Segoe UI Emoji"/>
          <w:sz w:val="28"/>
          <w:szCs w:val="28"/>
        </w:rPr>
      </w:pPr>
      <w:r w:rsidRPr="00ED3ED1">
        <w:rPr>
          <w:rFonts w:ascii="Segoe UI Emoji" w:hAnsi="Segoe UI Emoji"/>
          <w:sz w:val="28"/>
          <w:szCs w:val="28"/>
        </w:rPr>
        <w:t>A kafka cluster is nothing but collection of brokers</w:t>
      </w:r>
    </w:p>
    <w:p w:rsidR="00EC5943" w:rsidRPr="00ED3ED1" w:rsidRDefault="00EC5943" w:rsidP="00A81B72">
      <w:pPr>
        <w:rPr>
          <w:rFonts w:ascii="Segoe UI Emoji" w:hAnsi="Segoe UI Emoji"/>
          <w:b/>
          <w:sz w:val="28"/>
          <w:szCs w:val="28"/>
          <w:u w:val="single"/>
        </w:rPr>
      </w:pPr>
      <w:r w:rsidRPr="00ED3ED1">
        <w:rPr>
          <w:rFonts w:ascii="Segoe UI Emoji" w:hAnsi="Segoe UI Emoji"/>
          <w:b/>
          <w:sz w:val="28"/>
          <w:szCs w:val="28"/>
          <w:u w:val="single"/>
        </w:rPr>
        <w:t>Broker responsibilities</w:t>
      </w:r>
    </w:p>
    <w:p w:rsidR="00EC5943" w:rsidRPr="00ED3ED1" w:rsidRDefault="00D56DF1" w:rsidP="0038660D">
      <w:pPr>
        <w:pStyle w:val="ListParagraph"/>
        <w:numPr>
          <w:ilvl w:val="0"/>
          <w:numId w:val="3"/>
        </w:numPr>
        <w:rPr>
          <w:rFonts w:ascii="Segoe UI Emoji" w:hAnsi="Segoe UI Emoji"/>
          <w:sz w:val="28"/>
          <w:szCs w:val="28"/>
        </w:rPr>
      </w:pPr>
      <w:r w:rsidRPr="00ED3ED1">
        <w:rPr>
          <w:rFonts w:ascii="Segoe UI Emoji" w:hAnsi="Segoe UI Emoji"/>
          <w:sz w:val="28"/>
          <w:szCs w:val="28"/>
        </w:rPr>
        <w:t>Receive messages from the producers and acknowledge them</w:t>
      </w:r>
    </w:p>
    <w:p w:rsidR="001D4CFA" w:rsidRDefault="001D4CFA" w:rsidP="0038660D">
      <w:pPr>
        <w:pStyle w:val="ListParagraph"/>
        <w:numPr>
          <w:ilvl w:val="0"/>
          <w:numId w:val="3"/>
        </w:numPr>
        <w:rPr>
          <w:rFonts w:ascii="Segoe UI Emoji" w:hAnsi="Segoe UI Emoji"/>
          <w:sz w:val="28"/>
          <w:szCs w:val="28"/>
        </w:rPr>
      </w:pPr>
      <w:r>
        <w:rPr>
          <w:rFonts w:ascii="Segoe UI Emoji" w:hAnsi="Segoe UI Emoji"/>
          <w:sz w:val="28"/>
          <w:szCs w:val="28"/>
        </w:rPr>
        <w:t>Broker responsibility is just to write the messages to files, if current broker goes down a new broker will come and write to the files, so all previous data will be saved</w:t>
      </w:r>
    </w:p>
    <w:p w:rsidR="0038660D" w:rsidRPr="00ED3ED1" w:rsidRDefault="0038660D" w:rsidP="0038660D">
      <w:pPr>
        <w:pStyle w:val="ListParagraph"/>
        <w:numPr>
          <w:ilvl w:val="0"/>
          <w:numId w:val="3"/>
        </w:numPr>
        <w:rPr>
          <w:rFonts w:ascii="Segoe UI Emoji" w:hAnsi="Segoe UI Emoji"/>
          <w:sz w:val="28"/>
          <w:szCs w:val="28"/>
        </w:rPr>
      </w:pPr>
      <w:r w:rsidRPr="00ED3ED1">
        <w:rPr>
          <w:rFonts w:ascii="Segoe UI Emoji" w:hAnsi="Segoe UI Emoji"/>
          <w:sz w:val="28"/>
          <w:szCs w:val="28"/>
        </w:rPr>
        <w:t>Store the messages in kafka log file so that even if one of the consumer is offline broker should be able to send him the message once consumer is back online</w:t>
      </w:r>
      <w:r w:rsidR="0036798B" w:rsidRPr="00ED3ED1">
        <w:rPr>
          <w:rFonts w:ascii="Segoe UI Emoji" w:hAnsi="Segoe UI Emoji"/>
          <w:sz w:val="28"/>
          <w:szCs w:val="28"/>
        </w:rPr>
        <w:t>, it internally uses 5 partitions means 5 folders inside folder we have log files which are called segment log file, so all messages will be written here</w:t>
      </w:r>
    </w:p>
    <w:p w:rsidR="00630888" w:rsidRPr="00ED3ED1" w:rsidRDefault="00630888" w:rsidP="0038660D">
      <w:pPr>
        <w:pStyle w:val="ListParagraph"/>
        <w:numPr>
          <w:ilvl w:val="0"/>
          <w:numId w:val="3"/>
        </w:numPr>
        <w:rPr>
          <w:rFonts w:ascii="Segoe UI Emoji" w:hAnsi="Segoe UI Emoji"/>
          <w:sz w:val="28"/>
          <w:szCs w:val="28"/>
        </w:rPr>
      </w:pPr>
      <w:r w:rsidRPr="00ED3ED1">
        <w:rPr>
          <w:rFonts w:ascii="Segoe UI Emoji" w:hAnsi="Segoe UI Emoji"/>
          <w:sz w:val="28"/>
          <w:szCs w:val="28"/>
        </w:rPr>
        <w:t>Deliver the message to the consumer when they requested it</w:t>
      </w:r>
    </w:p>
    <w:p w:rsidR="00183EA0" w:rsidRDefault="00D117CC" w:rsidP="00A81B72">
      <w:pPr>
        <w:rPr>
          <w:rFonts w:ascii="Arial" w:hAnsi="Arial" w:cs="Arial"/>
        </w:rPr>
      </w:pPr>
      <w:r>
        <w:rPr>
          <w:noProof/>
          <w:lang w:eastAsia="en-IN"/>
        </w:rPr>
        <w:drawing>
          <wp:inline distT="0" distB="0" distL="0" distR="0" wp14:anchorId="2A4CDDB5" wp14:editId="41DE1D62">
            <wp:extent cx="56578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850" cy="1457325"/>
                    </a:xfrm>
                    <a:prstGeom prst="rect">
                      <a:avLst/>
                    </a:prstGeom>
                  </pic:spPr>
                </pic:pic>
              </a:graphicData>
            </a:graphic>
          </wp:inline>
        </w:drawing>
      </w:r>
      <w:r w:rsidR="00183EA0">
        <w:rPr>
          <w:noProof/>
          <w:lang w:eastAsia="en-IN"/>
        </w:rPr>
        <w:drawing>
          <wp:anchor distT="0" distB="0" distL="114300" distR="114300" simplePos="0" relativeHeight="251658240" behindDoc="0" locked="0" layoutInCell="1" allowOverlap="1">
            <wp:simplePos x="457200" y="7639050"/>
            <wp:positionH relativeFrom="column">
              <wp:align>left</wp:align>
            </wp:positionH>
            <wp:positionV relativeFrom="paragraph">
              <wp:align>top</wp:align>
            </wp:positionV>
            <wp:extent cx="141922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19225" cy="2019300"/>
                    </a:xfrm>
                    <a:prstGeom prst="rect">
                      <a:avLst/>
                    </a:prstGeom>
                  </pic:spPr>
                </pic:pic>
              </a:graphicData>
            </a:graphic>
          </wp:anchor>
        </w:drawing>
      </w:r>
      <w:r>
        <w:rPr>
          <w:rFonts w:ascii="Arial" w:hAnsi="Arial" w:cs="Arial"/>
        </w:rPr>
        <w:br w:type="textWrapping" w:clear="all"/>
      </w:r>
    </w:p>
    <w:p w:rsidR="00FB5C3B" w:rsidRPr="002C32BC" w:rsidRDefault="00FB5C3B" w:rsidP="00A81B72">
      <w:pPr>
        <w:rPr>
          <w:rFonts w:ascii="Arial" w:hAnsi="Arial" w:cs="Arial"/>
        </w:rPr>
      </w:pPr>
    </w:p>
    <w:p w:rsidR="000A7119" w:rsidRDefault="000A7119">
      <w:pPr>
        <w:rPr>
          <w:rFonts w:ascii="Segoe UI Emoji" w:hAnsi="Segoe UI Emoji"/>
          <w:lang w:val="en-US"/>
        </w:rPr>
      </w:pPr>
    </w:p>
    <w:p w:rsidR="0023504D" w:rsidRDefault="0023504D" w:rsidP="0023504D">
      <w:pPr>
        <w:pStyle w:val="2h2-green"/>
        <w:rPr>
          <w:lang w:val="en-US"/>
        </w:rPr>
      </w:pPr>
      <w:r>
        <w:rPr>
          <w:lang w:val="en-US"/>
        </w:rPr>
        <w:t>TOPIC</w:t>
      </w:r>
    </w:p>
    <w:p w:rsidR="00060D18" w:rsidRDefault="00060D18" w:rsidP="008B33C8">
      <w:pPr>
        <w:pStyle w:val="0normal-segoefont"/>
      </w:pPr>
      <w:r>
        <w:t>If we send a message to kafka broker then internally the data will be stored in files once written the data is immutable</w:t>
      </w:r>
    </w:p>
    <w:p w:rsidR="00060D18" w:rsidRDefault="00060D18" w:rsidP="008B33C8">
      <w:pPr>
        <w:pStyle w:val="0normal-segoefont"/>
      </w:pPr>
      <w:r>
        <w:rPr>
          <w:noProof/>
          <w:lang w:val="en-IN" w:eastAsia="en-IN"/>
        </w:rPr>
        <w:lastRenderedPageBreak/>
        <w:drawing>
          <wp:inline distT="0" distB="0" distL="0" distR="0">
            <wp:extent cx="6675120" cy="3474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5120" cy="3474720"/>
                    </a:xfrm>
                    <a:prstGeom prst="rect">
                      <a:avLst/>
                    </a:prstGeom>
                    <a:noFill/>
                    <a:ln>
                      <a:noFill/>
                    </a:ln>
                  </pic:spPr>
                </pic:pic>
              </a:graphicData>
            </a:graphic>
          </wp:inline>
        </w:drawing>
      </w:r>
    </w:p>
    <w:p w:rsidR="000806A0" w:rsidRDefault="000806A0" w:rsidP="008B33C8">
      <w:pPr>
        <w:pStyle w:val="0normal-segoefont"/>
      </w:pPr>
      <w:r>
        <w:t xml:space="preserve">Its like a small data base table like all employee information in employee table- in database we will create table , in kafka we will create a </w:t>
      </w:r>
      <w:r w:rsidR="0039477A">
        <w:t>topic</w:t>
      </w:r>
    </w:p>
    <w:p w:rsidR="008B33C8" w:rsidRDefault="008B33C8" w:rsidP="008B33C8">
      <w:pPr>
        <w:pStyle w:val="0normal-segoefont"/>
      </w:pPr>
      <w:r>
        <w:t>Like all sakshi related news in sakshi related topic , and etv news in etv topic</w:t>
      </w:r>
    </w:p>
    <w:p w:rsidR="0023504D" w:rsidRDefault="003152EB" w:rsidP="003152EB">
      <w:pPr>
        <w:pStyle w:val="0normal-segoefont"/>
      </w:pPr>
      <w:r w:rsidRPr="003152EB">
        <w:t>It is the unique name given for the data stream</w:t>
      </w:r>
      <w:r w:rsidR="0022134E">
        <w:t xml:space="preserve">, </w:t>
      </w:r>
    </w:p>
    <w:p w:rsidR="00FB5C3B" w:rsidRDefault="00FB5C3B" w:rsidP="003152EB">
      <w:pPr>
        <w:pStyle w:val="0normal-segoefont"/>
      </w:pPr>
      <w:r>
        <w:t>Its like unique given for your data</w:t>
      </w:r>
      <w:r w:rsidR="00AD2647">
        <w:t xml:space="preserve"> </w:t>
      </w:r>
    </w:p>
    <w:p w:rsidR="00AD2647" w:rsidRDefault="00AD2647" w:rsidP="003152EB">
      <w:pPr>
        <w:pStyle w:val="0normal-segoefont"/>
      </w:pPr>
      <w:r>
        <w:t>Topic can store millions of records, ofcourse kafka can receive million messages per second</w:t>
      </w:r>
    </w:p>
    <w:p w:rsidR="003C49F0" w:rsidRDefault="003C49F0" w:rsidP="003152EB">
      <w:pPr>
        <w:pStyle w:val="0normal-segoefont"/>
      </w:pPr>
    </w:p>
    <w:p w:rsidR="00140A61" w:rsidRDefault="00140A61" w:rsidP="003152EB">
      <w:pPr>
        <w:pStyle w:val="0normal-segoefont"/>
      </w:pPr>
      <w:r>
        <w:rPr>
          <w:noProof/>
          <w:lang w:val="en-IN" w:eastAsia="en-IN"/>
        </w:rPr>
        <w:drawing>
          <wp:inline distT="0" distB="0" distL="0" distR="0" wp14:anchorId="1E6D1A7C" wp14:editId="03AC6B06">
            <wp:extent cx="5731510" cy="2007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07870"/>
                    </a:xfrm>
                    <a:prstGeom prst="rect">
                      <a:avLst/>
                    </a:prstGeom>
                  </pic:spPr>
                </pic:pic>
              </a:graphicData>
            </a:graphic>
          </wp:inline>
        </w:drawing>
      </w:r>
    </w:p>
    <w:p w:rsidR="00927752" w:rsidRDefault="00927752" w:rsidP="003152EB">
      <w:pPr>
        <w:pStyle w:val="0normal-segoefont"/>
      </w:pPr>
    </w:p>
    <w:p w:rsidR="00927752" w:rsidRDefault="00927752" w:rsidP="00927752">
      <w:pPr>
        <w:pStyle w:val="3h3-red"/>
      </w:pPr>
      <w:r>
        <w:t>Partitions</w:t>
      </w:r>
      <w:r w:rsidR="00BE7A50">
        <w:t xml:space="preserve"> </w:t>
      </w:r>
      <w:r w:rsidR="00811790">
        <w:t>[pf= partition=folder]</w:t>
      </w:r>
    </w:p>
    <w:p w:rsidR="00804B3D" w:rsidRPr="00A92B81" w:rsidRDefault="00804B3D" w:rsidP="00804B3D">
      <w:pPr>
        <w:pStyle w:val="0normal-segoefont"/>
        <w:rPr>
          <w:rFonts w:ascii="Comic Sans MS" w:hAnsi="Comic Sans MS"/>
          <w:color w:val="002060"/>
          <w:sz w:val="32"/>
        </w:rPr>
      </w:pPr>
      <w:r w:rsidRPr="00A92B81">
        <w:rPr>
          <w:rFonts w:ascii="Comic Sans MS" w:hAnsi="Comic Sans MS"/>
          <w:color w:val="002060"/>
          <w:sz w:val="32"/>
        </w:rPr>
        <w:t xml:space="preserve">If u create </w:t>
      </w:r>
      <w:r w:rsidR="001F29F7" w:rsidRPr="00A92B81">
        <w:rPr>
          <w:rFonts w:ascii="Comic Sans MS" w:hAnsi="Comic Sans MS"/>
          <w:color w:val="002060"/>
          <w:sz w:val="32"/>
        </w:rPr>
        <w:t>5</w:t>
      </w:r>
      <w:r w:rsidRPr="00A92B81">
        <w:rPr>
          <w:rFonts w:ascii="Comic Sans MS" w:hAnsi="Comic Sans MS"/>
          <w:color w:val="002060"/>
          <w:sz w:val="32"/>
        </w:rPr>
        <w:t xml:space="preserve"> partitions ~~internally kafka will create </w:t>
      </w:r>
      <w:r w:rsidR="001F29F7" w:rsidRPr="00A92B81">
        <w:rPr>
          <w:rFonts w:ascii="Comic Sans MS" w:hAnsi="Comic Sans MS"/>
          <w:color w:val="002060"/>
          <w:sz w:val="32"/>
        </w:rPr>
        <w:t xml:space="preserve">5 </w:t>
      </w:r>
      <w:r w:rsidRPr="00A92B81">
        <w:rPr>
          <w:rFonts w:ascii="Comic Sans MS" w:hAnsi="Comic Sans MS"/>
          <w:color w:val="002060"/>
          <w:sz w:val="32"/>
        </w:rPr>
        <w:t xml:space="preserve"> folders as below</w:t>
      </w:r>
    </w:p>
    <w:p w:rsidR="006B4060" w:rsidRPr="00A92B81" w:rsidRDefault="006B4060" w:rsidP="00804B3D">
      <w:pPr>
        <w:pStyle w:val="0normal-segoefont"/>
        <w:rPr>
          <w:rFonts w:ascii="Comic Sans MS" w:hAnsi="Comic Sans MS"/>
          <w:color w:val="002060"/>
          <w:sz w:val="32"/>
        </w:rPr>
      </w:pPr>
      <w:r w:rsidRPr="00A92B81">
        <w:rPr>
          <w:rFonts w:ascii="Comic Sans MS" w:hAnsi="Comic Sans MS"/>
          <w:color w:val="002060"/>
          <w:sz w:val="32"/>
        </w:rPr>
        <w:lastRenderedPageBreak/>
        <w:t>And always remember , if u don’t send partition number , then if u send the message the message will be send to all partitions, lets say if u are sending 5000 messages, some msg will go to partition-1, some may goto partition-2, some may goto partition-3 ..</w:t>
      </w:r>
    </w:p>
    <w:p w:rsidR="007A0388" w:rsidRPr="00A92B81" w:rsidRDefault="007A0388" w:rsidP="00804B3D">
      <w:pPr>
        <w:pStyle w:val="0normal-segoefont"/>
        <w:rPr>
          <w:rFonts w:ascii="Comic Sans MS" w:hAnsi="Comic Sans MS"/>
          <w:color w:val="002060"/>
          <w:sz w:val="32"/>
        </w:rPr>
      </w:pPr>
      <w:r w:rsidRPr="00A92B81">
        <w:rPr>
          <w:rFonts w:ascii="Comic Sans MS" w:hAnsi="Comic Sans MS"/>
          <w:color w:val="002060"/>
          <w:sz w:val="32"/>
        </w:rPr>
        <w:t>But if u want all ur messages to go to partition – 1 u can do that while sending the messages send partition number too</w:t>
      </w:r>
    </w:p>
    <w:p w:rsidR="00804B3D" w:rsidRDefault="00804B3D" w:rsidP="00804B3D">
      <w:pPr>
        <w:pStyle w:val="0normal-segoefont"/>
      </w:pPr>
      <w:r>
        <w:rPr>
          <w:noProof/>
          <w:lang w:val="en-IN" w:eastAsia="en-IN"/>
        </w:rPr>
        <w:drawing>
          <wp:inline distT="0" distB="0" distL="0" distR="0" wp14:anchorId="29A8AC1E" wp14:editId="46DFCCA5">
            <wp:extent cx="5727700" cy="24498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r w:rsidR="000B310E" w:rsidRPr="000B310E">
        <w:t xml:space="preserve"> </w:t>
      </w:r>
      <w:r w:rsidR="000B310E">
        <w:rPr>
          <w:noProof/>
          <w:lang w:val="en-IN" w:eastAsia="en-IN"/>
        </w:rPr>
        <w:drawing>
          <wp:inline distT="0" distB="0" distL="0" distR="0">
            <wp:extent cx="5589905" cy="32346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9905" cy="3234690"/>
                    </a:xfrm>
                    <a:prstGeom prst="rect">
                      <a:avLst/>
                    </a:prstGeom>
                    <a:noFill/>
                    <a:ln>
                      <a:noFill/>
                    </a:ln>
                  </pic:spPr>
                </pic:pic>
              </a:graphicData>
            </a:graphic>
          </wp:inline>
        </w:drawing>
      </w:r>
    </w:p>
    <w:p w:rsidR="00D04A5D" w:rsidRDefault="00D04A5D" w:rsidP="00804B3D">
      <w:pPr>
        <w:pStyle w:val="0normal-segoefont"/>
      </w:pPr>
      <w:r>
        <w:t>3 partitions means only 3 consumers are allowed (at any time only 1 consumer can read from 1 partition)</w:t>
      </w:r>
    </w:p>
    <w:p w:rsidR="00804B3D" w:rsidRDefault="005B1676" w:rsidP="00804B3D">
      <w:pPr>
        <w:pStyle w:val="0normal-segoefont"/>
      </w:pPr>
      <w:r>
        <w:t>In above u saw 5 partitions are there in broker-1, if u create with replication factor 3 each partition will be created 3 times</w:t>
      </w:r>
      <w:r w:rsidR="00491780">
        <w:t xml:space="preserve"> means invoice-0 will be present 3 times totally- this will be in broker 0, broker -1 too</w:t>
      </w:r>
    </w:p>
    <w:p w:rsidR="00E46666" w:rsidRDefault="00E46666" w:rsidP="00804B3D">
      <w:pPr>
        <w:pStyle w:val="0normal-segoefont"/>
      </w:pPr>
    </w:p>
    <w:p w:rsidR="00E46666" w:rsidRDefault="00CB1571" w:rsidP="00804B3D">
      <w:pPr>
        <w:pStyle w:val="0normal-segoefont"/>
      </w:pPr>
      <w:r>
        <w:t>Note:- all the folder partitions should not be in same broker</w:t>
      </w:r>
      <w:r w:rsidR="00B63AFA">
        <w:t xml:space="preserve">, if all folders are in same broker, incase if the main broker went down then all data will be gone right, so all folder partitions </w:t>
      </w:r>
    </w:p>
    <w:p w:rsidR="00B63AFA" w:rsidRDefault="00B63AFA" w:rsidP="00804B3D">
      <w:pPr>
        <w:pStyle w:val="0normal-segoefont"/>
      </w:pPr>
      <w:r>
        <w:t>Should not be in same broker</w:t>
      </w:r>
      <w:r w:rsidR="009413A6">
        <w:t>, 1</w:t>
      </w:r>
      <w:r w:rsidR="009413A6" w:rsidRPr="009413A6">
        <w:rPr>
          <w:vertAlign w:val="superscript"/>
        </w:rPr>
        <w:t>st</w:t>
      </w:r>
      <w:r w:rsidR="009413A6">
        <w:t xml:space="preserve"> folder partition will be broker-1 and 2</w:t>
      </w:r>
      <w:r w:rsidR="009413A6" w:rsidRPr="009413A6">
        <w:rPr>
          <w:vertAlign w:val="superscript"/>
        </w:rPr>
        <w:t>nd</w:t>
      </w:r>
      <w:r w:rsidR="009413A6">
        <w:t xml:space="preserve"> partition folder may be in broker-2 , 3</w:t>
      </w:r>
      <w:r w:rsidR="009413A6" w:rsidRPr="009413A6">
        <w:rPr>
          <w:vertAlign w:val="superscript"/>
        </w:rPr>
        <w:t>rd</w:t>
      </w:r>
      <w:r w:rsidR="009413A6">
        <w:t xml:space="preserve"> partition will be in broker-3, and because of replication factor=2</w:t>
      </w:r>
    </w:p>
    <w:p w:rsidR="009413A6" w:rsidRDefault="009413A6" w:rsidP="00804B3D">
      <w:pPr>
        <w:pStyle w:val="0normal-segoefont"/>
      </w:pPr>
      <w:r>
        <w:t xml:space="preserve">Again broker-1 will have </w:t>
      </w:r>
      <w:r w:rsidR="00C83795">
        <w:t>3</w:t>
      </w:r>
      <w:r w:rsidR="00C83795" w:rsidRPr="009413A6">
        <w:rPr>
          <w:vertAlign w:val="superscript"/>
        </w:rPr>
        <w:t>rd</w:t>
      </w:r>
      <w:r w:rsidR="00C83795">
        <w:t xml:space="preserve"> partition</w:t>
      </w:r>
      <w:r>
        <w:t>, broker-2 will have 1</w:t>
      </w:r>
      <w:r w:rsidRPr="009413A6">
        <w:rPr>
          <w:vertAlign w:val="superscript"/>
        </w:rPr>
        <w:t>st</w:t>
      </w:r>
      <w:r>
        <w:t xml:space="preserve"> partition, broker-3 will have 2</w:t>
      </w:r>
      <w:r w:rsidRPr="009413A6">
        <w:rPr>
          <w:vertAlign w:val="superscript"/>
        </w:rPr>
        <w:t>nd</w:t>
      </w:r>
      <w:r>
        <w:t xml:space="preserve"> partition </w:t>
      </w:r>
    </w:p>
    <w:p w:rsidR="00C77BF3" w:rsidRDefault="00C77BF3" w:rsidP="00804B3D">
      <w:pPr>
        <w:pStyle w:val="0normal-segoefont"/>
      </w:pPr>
      <w:r>
        <w:t>Therefore partion-2 will be present in broker-1, broker-2 and since 1 must be leader, for partition-2 broker 1 must be leader…</w:t>
      </w: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372AB3"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hAnsi="Segoe UI Historic" w:cs="Segoe UI Historic"/>
          <w:sz w:val="28"/>
        </w:rPr>
      </w:pPr>
      <w:r w:rsidRPr="00E46666">
        <w:rPr>
          <w:rFonts w:ascii="Kristen ITC" w:eastAsia="Times New Roman" w:hAnsi="Kristen ITC" w:cs="Courier New"/>
          <w:i/>
          <w:iCs/>
          <w:color w:val="8C8C8C"/>
          <w:sz w:val="28"/>
          <w:szCs w:val="20"/>
          <w:lang w:eastAsia="en-IN"/>
        </w:rPr>
        <w:t>//Here we are sending all messages to partition number 1, so all msgs will be sent to p1</w:t>
      </w:r>
      <w:r w:rsidRPr="00E46666">
        <w:rPr>
          <w:rFonts w:ascii="Kristen ITC" w:eastAsia="Times New Roman" w:hAnsi="Kristen ITC" w:cs="Courier New"/>
          <w:i/>
          <w:iCs/>
          <w:color w:val="8C8C8C"/>
          <w:sz w:val="28"/>
          <w:szCs w:val="20"/>
          <w:lang w:eastAsia="en-IN"/>
        </w:rPr>
        <w:br/>
        <w:t xml:space="preserve">    // and key is unique for every message</w:t>
      </w:r>
      <w:r w:rsidRPr="00E46666">
        <w:rPr>
          <w:rFonts w:ascii="Kristen ITC" w:eastAsia="Times New Roman" w:hAnsi="Kristen ITC" w:cs="Courier New"/>
          <w:i/>
          <w:iCs/>
          <w:color w:val="8C8C8C"/>
          <w:sz w:val="28"/>
          <w:szCs w:val="20"/>
          <w:lang w:eastAsia="en-IN"/>
        </w:rPr>
        <w:br/>
      </w:r>
      <w:r w:rsidRPr="00E46666">
        <w:rPr>
          <w:rFonts w:ascii="Kristen ITC" w:eastAsia="Times New Roman" w:hAnsi="Kristen ITC" w:cs="Courier New"/>
          <w:i/>
          <w:iCs/>
          <w:color w:val="8C8C8C"/>
          <w:sz w:val="28"/>
          <w:szCs w:val="20"/>
          <w:lang w:eastAsia="en-IN"/>
        </w:rPr>
        <w:lastRenderedPageBreak/>
        <w:t xml:space="preserve">    // and as we are already giving partition num,</w:t>
      </w:r>
      <w:r w:rsidR="00104D50">
        <w:rPr>
          <w:rFonts w:ascii="Kristen ITC" w:eastAsia="Times New Roman" w:hAnsi="Kristen ITC" w:cs="Courier New"/>
          <w:i/>
          <w:iCs/>
          <w:color w:val="8C8C8C"/>
          <w:sz w:val="28"/>
          <w:szCs w:val="20"/>
          <w:lang w:eastAsia="en-IN"/>
        </w:rPr>
        <w:t xml:space="preserve"> </w:t>
      </w:r>
      <w:r w:rsidRPr="00E46666">
        <w:rPr>
          <w:rFonts w:ascii="Kristen ITC" w:eastAsia="Times New Roman" w:hAnsi="Kristen ITC" w:cs="Courier New"/>
          <w:i/>
          <w:iCs/>
          <w:color w:val="8C8C8C"/>
          <w:sz w:val="28"/>
          <w:szCs w:val="20"/>
          <w:lang w:eastAsia="en-IN"/>
        </w:rPr>
        <w:t>so it will not decide the partition based on the key</w:t>
      </w:r>
      <w:r w:rsidR="00701A85">
        <w:rPr>
          <w:rFonts w:ascii="Kristen ITC" w:eastAsia="Times New Roman" w:hAnsi="Kristen ITC" w:cs="Courier New"/>
          <w:i/>
          <w:iCs/>
          <w:color w:val="8C8C8C"/>
          <w:sz w:val="28"/>
          <w:szCs w:val="20"/>
          <w:lang w:eastAsia="en-IN"/>
        </w:rPr>
        <w:t>, so as we gave partition number it will goto p1 only</w:t>
      </w:r>
      <w:r w:rsidRPr="00E46666">
        <w:rPr>
          <w:rFonts w:ascii="Kristen ITC" w:eastAsia="Times New Roman" w:hAnsi="Kristen ITC" w:cs="Courier New"/>
          <w:i/>
          <w:iCs/>
          <w:color w:val="8C8C8C"/>
          <w:sz w:val="28"/>
          <w:szCs w:val="20"/>
          <w:lang w:eastAsia="en-IN"/>
        </w:rPr>
        <w:br/>
        <w:t xml:space="preserve">   </w:t>
      </w:r>
    </w:p>
    <w:p w:rsidR="00E46666"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080808"/>
          <w:sz w:val="24"/>
          <w:szCs w:val="20"/>
          <w:lang w:eastAsia="en-IN"/>
        </w:rPr>
      </w:pPr>
      <w:r w:rsidRPr="00E46666">
        <w:rPr>
          <w:rFonts w:ascii="Segoe UI Historic" w:eastAsia="Times New Roman" w:hAnsi="Segoe UI Historic" w:cs="Segoe UI Historic"/>
          <w:color w:val="000000"/>
          <w:sz w:val="24"/>
          <w:szCs w:val="20"/>
          <w:lang w:eastAsia="en-IN"/>
        </w:rPr>
        <w:t>ProducerRecord</w:t>
      </w:r>
      <w:r w:rsidRPr="00E46666">
        <w:rPr>
          <w:rFonts w:ascii="Segoe UI Historic" w:eastAsia="Times New Roman" w:hAnsi="Segoe UI Historic" w:cs="Segoe UI Historic"/>
          <w:color w:val="080808"/>
          <w:sz w:val="24"/>
          <w:szCs w:val="20"/>
          <w:lang w:eastAsia="en-IN"/>
        </w:rPr>
        <w:t>&lt;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 xml:space="preserve">&gt; </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80808"/>
          <w:sz w:val="24"/>
          <w:szCs w:val="20"/>
          <w:lang w:eastAsia="en-IN"/>
        </w:rPr>
        <w:br/>
        <w:t xml:space="preserve">    </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ProducerRecord&lt;&gt;(</w:t>
      </w:r>
      <w:r w:rsidRPr="00E46666">
        <w:rPr>
          <w:rFonts w:ascii="Segoe UI Historic" w:eastAsia="Times New Roman" w:hAnsi="Segoe UI Historic" w:cs="Segoe UI Historic"/>
          <w:color w:val="067D17"/>
          <w:sz w:val="24"/>
          <w:szCs w:val="20"/>
          <w:lang w:eastAsia="en-IN"/>
        </w:rPr>
        <w:t>"EmployeesInfo"</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1750EB"/>
          <w:sz w:val="24"/>
          <w:szCs w:val="20"/>
          <w:lang w:eastAsia="en-IN"/>
        </w:rPr>
        <w:t>1</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Integer(num).toString(),</w:t>
      </w:r>
      <w:r w:rsidRPr="00E46666">
        <w:rPr>
          <w:rFonts w:ascii="Segoe UI Historic" w:eastAsia="Times New Roman" w:hAnsi="Segoe UI Historic" w:cs="Segoe UI Historic"/>
          <w:color w:val="067D17"/>
          <w:sz w:val="24"/>
          <w:szCs w:val="20"/>
          <w:lang w:eastAsia="en-IN"/>
        </w:rPr>
        <w:t>"Msg--"</w:t>
      </w:r>
      <w:r w:rsidRPr="00E46666">
        <w:rPr>
          <w:rFonts w:ascii="Segoe UI Historic" w:eastAsia="Times New Roman" w:hAnsi="Segoe UI Historic" w:cs="Segoe UI Historic"/>
          <w:color w:val="080808"/>
          <w:sz w:val="24"/>
          <w:szCs w:val="20"/>
          <w:lang w:eastAsia="en-IN"/>
        </w:rPr>
        <w:t>+num);</w:t>
      </w:r>
      <w:r w:rsidRPr="00E46666">
        <w:rPr>
          <w:rFonts w:ascii="Segoe UI Historic" w:eastAsia="Times New Roman" w:hAnsi="Segoe UI Historic" w:cs="Segoe UI Historic"/>
          <w:color w:val="080808"/>
          <w:sz w:val="24"/>
          <w:szCs w:val="20"/>
          <w:lang w:eastAsia="en-IN"/>
        </w:rPr>
        <w:br/>
      </w:r>
      <w:r w:rsidRPr="00E46666">
        <w:rPr>
          <w:rFonts w:ascii="Segoe UI Historic" w:eastAsia="Times New Roman" w:hAnsi="Segoe UI Historic" w:cs="Segoe UI Historic"/>
          <w:i/>
          <w:iCs/>
          <w:color w:val="8C8C8C"/>
          <w:sz w:val="24"/>
          <w:szCs w:val="20"/>
          <w:lang w:eastAsia="en-IN"/>
        </w:rPr>
        <w:t>// this callback method will be executed each and every time for each and every message</w:t>
      </w:r>
      <w:r w:rsidRPr="00E46666">
        <w:rPr>
          <w:rFonts w:ascii="Segoe UI Historic" w:eastAsia="Times New Roman" w:hAnsi="Segoe UI Historic" w:cs="Segoe UI Historic"/>
          <w:i/>
          <w:iCs/>
          <w:color w:val="8C8C8C"/>
          <w:sz w:val="24"/>
          <w:szCs w:val="20"/>
          <w:lang w:eastAsia="en-IN"/>
        </w:rPr>
        <w:br/>
      </w:r>
      <w:r w:rsidRPr="00E46666">
        <w:rPr>
          <w:rFonts w:ascii="Segoe UI Historic" w:eastAsia="Times New Roman" w:hAnsi="Segoe UI Historic" w:cs="Segoe UI Historic"/>
          <w:color w:val="851691"/>
          <w:sz w:val="24"/>
          <w:szCs w:val="20"/>
          <w:lang w:eastAsia="en-IN"/>
        </w:rPr>
        <w:t>producer</w:t>
      </w:r>
      <w:r w:rsidRPr="00E46666">
        <w:rPr>
          <w:rFonts w:ascii="Segoe UI Historic" w:eastAsia="Times New Roman" w:hAnsi="Segoe UI Historic" w:cs="Segoe UI Historic"/>
          <w:color w:val="080808"/>
          <w:sz w:val="24"/>
          <w:szCs w:val="20"/>
          <w:lang w:eastAsia="en-IN"/>
        </w:rPr>
        <w:t>.send(</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851691"/>
          <w:sz w:val="24"/>
          <w:szCs w:val="20"/>
          <w:lang w:eastAsia="en-IN"/>
        </w:rPr>
        <w:t>c</w:t>
      </w:r>
      <w:r w:rsidRPr="00E46666">
        <w:rPr>
          <w:rFonts w:ascii="Segoe UI Historic" w:eastAsia="Times New Roman" w:hAnsi="Segoe UI Historic" w:cs="Segoe UI Historic"/>
          <w:color w:val="080808"/>
          <w:sz w:val="24"/>
          <w:szCs w:val="20"/>
          <w:lang w:eastAsia="en-IN"/>
        </w:rPr>
        <w:t>);</w:t>
      </w:r>
    </w:p>
    <w:p w:rsidR="00372AB3" w:rsidRDefault="00E1617F" w:rsidP="00804B3D">
      <w:pPr>
        <w:pStyle w:val="0normal-segoefont"/>
      </w:pPr>
      <w:r>
        <w:rPr>
          <w:noProof/>
          <w:lang w:val="en-IN" w:eastAsia="en-IN"/>
        </w:rPr>
        <w:drawing>
          <wp:inline distT="0" distB="0" distL="0" distR="0" wp14:anchorId="1D305AEB" wp14:editId="5DBB98AF">
            <wp:extent cx="6645910" cy="25507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50795"/>
                    </a:xfrm>
                    <a:prstGeom prst="rect">
                      <a:avLst/>
                    </a:prstGeom>
                  </pic:spPr>
                </pic:pic>
              </a:graphicData>
            </a:graphic>
          </wp:inline>
        </w:drawing>
      </w:r>
    </w:p>
    <w:p w:rsidR="00E32503" w:rsidRDefault="00E32503" w:rsidP="00E32503">
      <w:pPr>
        <w:pStyle w:val="Heading4"/>
        <w:rPr>
          <w:sz w:val="36"/>
        </w:rPr>
      </w:pPr>
      <w:r>
        <w:rPr>
          <w:sz w:val="36"/>
        </w:rPr>
        <w:t>S</w:t>
      </w:r>
      <w:r w:rsidRPr="00E32503">
        <w:rPr>
          <w:sz w:val="36"/>
        </w:rPr>
        <w:t>egment</w:t>
      </w:r>
      <w:r w:rsidR="00904A9C">
        <w:rPr>
          <w:sz w:val="36"/>
        </w:rPr>
        <w:t xml:space="preserve"> means = file</w:t>
      </w:r>
    </w:p>
    <w:p w:rsidR="0016731E" w:rsidRDefault="0016731E" w:rsidP="0016731E">
      <w:pPr>
        <w:pStyle w:val="0normal-segoefont"/>
      </w:pPr>
      <w:r>
        <w:t>Topic is divided into many partitions (folders) and partition (folder) is divided into many segment (files)</w:t>
      </w:r>
    </w:p>
    <w:p w:rsidR="00A55795" w:rsidRDefault="00A55795" w:rsidP="00A55795">
      <w:pPr>
        <w:pStyle w:val="NormalWeb"/>
        <w:shd w:val="clear" w:color="auto" w:fill="FFFFFF"/>
        <w:spacing w:before="0" w:beforeAutospacing="0" w:after="0" w:afterAutospacing="0" w:line="390" w:lineRule="atLeast"/>
        <w:rPr>
          <w:rFonts w:ascii="Segoe UI" w:hAnsi="Segoe UI" w:cs="Segoe UI"/>
          <w:b/>
          <w:bCs/>
          <w:color w:val="1A1523"/>
        </w:rPr>
      </w:pPr>
      <w:r>
        <w:rPr>
          <w:rFonts w:ascii="Segoe UI" w:hAnsi="Segoe UI" w:cs="Segoe UI"/>
          <w:b/>
          <w:bCs/>
          <w:color w:val="1A1523"/>
        </w:rPr>
        <w:t>In file segments only we will store data</w:t>
      </w:r>
      <w:r w:rsidR="003E63B5">
        <w:rPr>
          <w:rFonts w:ascii="Segoe UI" w:hAnsi="Segoe UI" w:cs="Segoe UI"/>
          <w:b/>
          <w:bCs/>
          <w:color w:val="1A1523"/>
        </w:rPr>
        <w:t>, at any time only 1 segment</w:t>
      </w:r>
      <w:r w:rsidR="00CB4825">
        <w:rPr>
          <w:rFonts w:ascii="Segoe UI" w:hAnsi="Segoe UI" w:cs="Segoe UI"/>
          <w:b/>
          <w:bCs/>
          <w:color w:val="1A1523"/>
        </w:rPr>
        <w:t xml:space="preserve"> file </w:t>
      </w:r>
      <w:r w:rsidR="003E63B5">
        <w:rPr>
          <w:rFonts w:ascii="Segoe UI" w:hAnsi="Segoe UI" w:cs="Segoe UI"/>
          <w:b/>
          <w:bCs/>
          <w:color w:val="1A1523"/>
        </w:rPr>
        <w:t>will be open and data will be written to that file segment, until max size of that segment is reached</w:t>
      </w:r>
    </w:p>
    <w:p w:rsidR="00A55795" w:rsidRDefault="00A55795" w:rsidP="00A55795">
      <w:pPr>
        <w:pStyle w:val="0normal-segoefont"/>
      </w:pPr>
      <w:r>
        <w:t>If Each segment size is 1MB, until that segment is filled it won’t navigate to other segment</w:t>
      </w:r>
    </w:p>
    <w:p w:rsidR="00572C7E" w:rsidRDefault="00572C7E" w:rsidP="00572C7E">
      <w:pPr>
        <w:pStyle w:val="NormalWeb"/>
        <w:shd w:val="clear" w:color="auto" w:fill="FFFFFF"/>
        <w:spacing w:before="0" w:beforeAutospacing="0" w:after="0" w:afterAutospacing="0" w:line="390" w:lineRule="atLeast"/>
        <w:rPr>
          <w:rFonts w:ascii="Segoe UI" w:hAnsi="Segoe UI" w:cs="Segoe UI"/>
          <w:color w:val="1A1523"/>
        </w:rPr>
      </w:pPr>
      <w:r>
        <w:rPr>
          <w:rFonts w:ascii="Segoe UI" w:hAnsi="Segoe UI" w:cs="Segoe UI"/>
          <w:b/>
          <w:bCs/>
          <w:color w:val="1A1523"/>
        </w:rPr>
        <w:t>log.segment.bytes: </w:t>
      </w:r>
      <w:r>
        <w:rPr>
          <w:rFonts w:ascii="Segoe UI" w:hAnsi="Segoe UI" w:cs="Segoe UI"/>
          <w:color w:val="1A1523"/>
        </w:rPr>
        <w:t>the max size of a single segment in bytes (default 1 GB)</w:t>
      </w:r>
    </w:p>
    <w:p w:rsidR="008455F4" w:rsidRPr="005E26C9" w:rsidRDefault="00535272" w:rsidP="00372AB3">
      <w:pPr>
        <w:rPr>
          <w:rFonts w:ascii="Segoe UI" w:hAnsi="Segoe UI" w:cs="Segoe UI"/>
          <w:b/>
          <w:color w:val="1A1523"/>
          <w:sz w:val="24"/>
          <w:shd w:val="clear" w:color="auto" w:fill="FFFFFF"/>
        </w:rPr>
      </w:pPr>
      <w:r w:rsidRPr="00535272">
        <w:rPr>
          <w:rFonts w:ascii="Segoe UI" w:hAnsi="Segoe UI" w:cs="Segoe UI"/>
          <w:color w:val="1A1523"/>
          <w:sz w:val="24"/>
          <w:shd w:val="clear" w:color="auto" w:fill="FFFFFF"/>
        </w:rPr>
        <w:t> By default, each segment contains either 1 GB of data or a week of data, whichever limit is attained first</w:t>
      </w:r>
      <w:r w:rsidR="00F05E5E">
        <w:rPr>
          <w:rFonts w:ascii="Segoe UI" w:hAnsi="Segoe UI" w:cs="Segoe UI"/>
          <w:color w:val="1A1523"/>
          <w:sz w:val="24"/>
          <w:shd w:val="clear" w:color="auto" w:fill="FFFFFF"/>
        </w:rPr>
        <w:t xml:space="preserve">, if 1GB data came in 1 day then that </w:t>
      </w:r>
      <w:r w:rsidR="00F05E5E" w:rsidRPr="005E26C9">
        <w:rPr>
          <w:rFonts w:ascii="Segoe UI" w:hAnsi="Segoe UI" w:cs="Segoe UI"/>
          <w:b/>
          <w:color w:val="1A1523"/>
          <w:sz w:val="24"/>
          <w:shd w:val="clear" w:color="auto" w:fill="FFFFFF"/>
        </w:rPr>
        <w:t>segment will be closed in 1 day and then it will be set for expiration</w:t>
      </w:r>
    </w:p>
    <w:p w:rsidR="00DC53E0" w:rsidRDefault="00DC53E0" w:rsidP="00372AB3">
      <w:pPr>
        <w:rPr>
          <w:rFonts w:ascii="Segoe UI" w:eastAsia="Times New Roman" w:hAnsi="Segoe UI" w:cs="Segoe UI"/>
          <w:b/>
          <w:color w:val="1A1523"/>
          <w:sz w:val="24"/>
          <w:szCs w:val="24"/>
          <w:lang w:eastAsia="en-IN"/>
        </w:rPr>
      </w:pPr>
      <w:r w:rsidRPr="00CE24C9">
        <w:rPr>
          <w:rFonts w:ascii="Segoe UI" w:eastAsia="Times New Roman" w:hAnsi="Segoe UI" w:cs="Segoe UI"/>
          <w:b/>
          <w:bCs/>
          <w:color w:val="1A1523"/>
          <w:sz w:val="24"/>
          <w:szCs w:val="24"/>
          <w:lang w:eastAsia="en-IN"/>
        </w:rPr>
        <w:t>log.segment.ms</w:t>
      </w:r>
      <w:r w:rsidRPr="00DC53E0">
        <w:rPr>
          <w:rFonts w:ascii="Segoe UI" w:eastAsia="Times New Roman" w:hAnsi="Segoe UI" w:cs="Segoe UI"/>
          <w:color w:val="1A1523"/>
          <w:sz w:val="24"/>
          <w:szCs w:val="24"/>
          <w:lang w:eastAsia="en-IN"/>
        </w:rPr>
        <w:t> Another way to control when segments are closed is by using the </w:t>
      </w:r>
      <w:r w:rsidRPr="00DC53E0">
        <w:rPr>
          <w:rFonts w:ascii="Segoe UI" w:eastAsia="Times New Roman" w:hAnsi="Segoe UI" w:cs="Segoe UI"/>
          <w:szCs w:val="24"/>
          <w:lang w:eastAsia="en-IN"/>
        </w:rPr>
        <w:t>log.segment.ms</w:t>
      </w:r>
      <w:r w:rsidRPr="00DC53E0">
        <w:rPr>
          <w:rFonts w:ascii="Segoe UI" w:eastAsia="Times New Roman" w:hAnsi="Segoe UI" w:cs="Segoe UI"/>
          <w:color w:val="1A1523"/>
          <w:sz w:val="24"/>
          <w:szCs w:val="24"/>
          <w:lang w:eastAsia="en-IN"/>
        </w:rPr>
        <w:t xml:space="preserve"> parameter, which specifies the amount of time after which a segment should be closed. The default is 1 week. Kafka will close a segment </w:t>
      </w:r>
      <w:r w:rsidRPr="005E26C9">
        <w:rPr>
          <w:rFonts w:ascii="Segoe UI" w:eastAsia="Times New Roman" w:hAnsi="Segoe UI" w:cs="Segoe UI"/>
          <w:b/>
          <w:color w:val="1A1523"/>
          <w:sz w:val="24"/>
          <w:szCs w:val="24"/>
          <w:lang w:eastAsia="en-IN"/>
        </w:rPr>
        <w:t>either when the size limit is reached or when the time limit is reached, whichever comes first.</w:t>
      </w:r>
    </w:p>
    <w:p w:rsidR="005E26C9" w:rsidRDefault="005E26C9" w:rsidP="00372AB3">
      <w:pPr>
        <w:rPr>
          <w:rFonts w:ascii="Segoe UI" w:eastAsia="Times New Roman" w:hAnsi="Segoe UI" w:cs="Segoe UI"/>
          <w:color w:val="1A1523"/>
          <w:sz w:val="24"/>
          <w:szCs w:val="24"/>
          <w:lang w:eastAsia="en-IN"/>
        </w:rPr>
      </w:pPr>
      <w:r>
        <w:rPr>
          <w:rFonts w:ascii="Segoe UI" w:eastAsia="Times New Roman" w:hAnsi="Segoe UI" w:cs="Segoe UI"/>
          <w:b/>
          <w:color w:val="1A1523"/>
          <w:sz w:val="24"/>
          <w:szCs w:val="24"/>
          <w:lang w:eastAsia="en-IN"/>
        </w:rPr>
        <w:t>Once segment is closed and expiration timer will start and broker will wait for retention period, &amp; once retention period is over then segment will be deleted</w:t>
      </w:r>
    </w:p>
    <w:p w:rsidR="00EA0CB2" w:rsidRPr="00DC53E0" w:rsidRDefault="00EA0CB2" w:rsidP="00372AB3">
      <w:pPr>
        <w:rPr>
          <w:rFonts w:ascii="Segoe UI" w:eastAsia="Times New Roman" w:hAnsi="Segoe UI" w:cs="Segoe UI"/>
          <w:color w:val="1A1523"/>
          <w:sz w:val="24"/>
          <w:szCs w:val="24"/>
          <w:lang w:eastAsia="en-IN"/>
        </w:rPr>
      </w:pPr>
    </w:p>
    <w:p w:rsidR="00372AB3" w:rsidRPr="00D06301" w:rsidRDefault="00372AB3" w:rsidP="00372AB3">
      <w:pPr>
        <w:rPr>
          <w:sz w:val="28"/>
        </w:rPr>
      </w:pPr>
      <w:r w:rsidRPr="00D06301">
        <w:rPr>
          <w:sz w:val="28"/>
        </w:rPr>
        <w:t>Analogy:  in narayana hostel each block is a partition , each floor is a segment</w:t>
      </w:r>
    </w:p>
    <w:p w:rsidR="00504814" w:rsidRPr="00904A9C" w:rsidRDefault="00504814" w:rsidP="00BE7A50">
      <w:pPr>
        <w:pStyle w:val="0normal-segoefont"/>
        <w:rPr>
          <w:rFonts w:ascii="Comic Sans MS" w:hAnsi="Comic Sans MS"/>
          <w:color w:val="318B98" w:themeColor="accent5" w:themeShade="BF"/>
        </w:rPr>
      </w:pPr>
      <w:r w:rsidRPr="00904A9C">
        <w:rPr>
          <w:color w:val="C00000"/>
        </w:rPr>
        <w:t>Why</w:t>
      </w:r>
      <w:r w:rsidR="00904A9C" w:rsidRPr="00904A9C">
        <w:rPr>
          <w:color w:val="C00000"/>
        </w:rPr>
        <w:t xml:space="preserve"> multiple segments/files</w:t>
      </w:r>
      <w:r>
        <w:t xml:space="preserve">? </w:t>
      </w:r>
      <w:r w:rsidRPr="00904A9C">
        <w:rPr>
          <w:rFonts w:ascii="Comic Sans MS" w:hAnsi="Comic Sans MS"/>
          <w:color w:val="318B98" w:themeColor="accent5" w:themeShade="BF"/>
        </w:rPr>
        <w:t xml:space="preserve">Because assume a guy </w:t>
      </w:r>
      <w:r w:rsidR="00904A9C" w:rsidRPr="00904A9C">
        <w:rPr>
          <w:rFonts w:ascii="Comic Sans MS" w:hAnsi="Comic Sans MS"/>
          <w:color w:val="318B98" w:themeColor="accent5" w:themeShade="BF"/>
        </w:rPr>
        <w:t>who created with 1 partition, if he is sending crores of messages if there is 1 file, then that file size will</w:t>
      </w:r>
      <w:r w:rsidR="00496CA1">
        <w:rPr>
          <w:rFonts w:ascii="Comic Sans MS" w:hAnsi="Comic Sans MS"/>
          <w:color w:val="318B98" w:themeColor="accent5" w:themeShade="BF"/>
        </w:rPr>
        <w:t xml:space="preserve"> grow till</w:t>
      </w:r>
      <w:r w:rsidR="00904A9C" w:rsidRPr="00904A9C">
        <w:rPr>
          <w:rFonts w:ascii="Comic Sans MS" w:hAnsi="Comic Sans MS"/>
          <w:color w:val="318B98" w:themeColor="accent5" w:themeShade="BF"/>
        </w:rPr>
        <w:t xml:space="preserve"> be 1</w:t>
      </w:r>
      <w:r w:rsidR="00496CA1">
        <w:rPr>
          <w:rFonts w:ascii="Comic Sans MS" w:hAnsi="Comic Sans MS"/>
          <w:color w:val="318B98" w:themeColor="accent5" w:themeShade="BF"/>
        </w:rPr>
        <w:t>0</w:t>
      </w:r>
      <w:r w:rsidR="00904A9C" w:rsidRPr="00904A9C">
        <w:rPr>
          <w:rFonts w:ascii="Comic Sans MS" w:hAnsi="Comic Sans MS"/>
          <w:color w:val="318B98" w:themeColor="accent5" w:themeShade="BF"/>
        </w:rPr>
        <w:t>Gb, to avoid that</w:t>
      </w:r>
      <w:r w:rsidR="00323D4B">
        <w:rPr>
          <w:rFonts w:ascii="Comic Sans MS" w:hAnsi="Comic Sans MS"/>
          <w:color w:val="318B98" w:themeColor="accent5" w:themeShade="BF"/>
        </w:rPr>
        <w:t>, and to have</w:t>
      </w:r>
      <w:r w:rsidR="00904A9C" w:rsidRPr="00904A9C">
        <w:rPr>
          <w:rFonts w:ascii="Comic Sans MS" w:hAnsi="Comic Sans MS"/>
          <w:color w:val="318B98" w:themeColor="accent5" w:themeShade="BF"/>
        </w:rPr>
        <w:t xml:space="preserve"> eve</w:t>
      </w:r>
      <w:r w:rsidR="00904A9C">
        <w:rPr>
          <w:rFonts w:ascii="Comic Sans MS" w:hAnsi="Comic Sans MS"/>
          <w:color w:val="318B98" w:themeColor="accent5" w:themeShade="BF"/>
        </w:rPr>
        <w:t>ry file is limited to some size</w:t>
      </w:r>
      <w:r w:rsidR="006350BC">
        <w:rPr>
          <w:rFonts w:ascii="Comic Sans MS" w:hAnsi="Comic Sans MS"/>
          <w:color w:val="318B98" w:themeColor="accent5" w:themeShade="BF"/>
        </w:rPr>
        <w:t xml:space="preserve">, after that a new file is created to store all messages </w:t>
      </w:r>
      <w:r w:rsidR="00104D50">
        <w:rPr>
          <w:rFonts w:ascii="Comic Sans MS" w:hAnsi="Comic Sans MS"/>
          <w:color w:val="318B98" w:themeColor="accent5" w:themeShade="BF"/>
        </w:rPr>
        <w:t xml:space="preserve">, </w:t>
      </w:r>
    </w:p>
    <w:p w:rsidR="00904A9C" w:rsidRDefault="00904A9C" w:rsidP="00BE7A50">
      <w:pPr>
        <w:pStyle w:val="0normal-segoefont"/>
      </w:pPr>
      <w:r>
        <w:t xml:space="preserve">If more messages comes then new messages will be stored in new file </w:t>
      </w:r>
    </w:p>
    <w:p w:rsidR="0098222C" w:rsidRDefault="007D4934" w:rsidP="00BE7A50">
      <w:pPr>
        <w:pStyle w:val="0normal-segoefont"/>
      </w:pPr>
      <w:r>
        <w:t>As we have 3 partitions , in real time we can have 3 producers 1</w:t>
      </w:r>
      <w:r w:rsidRPr="007D4934">
        <w:rPr>
          <w:vertAlign w:val="superscript"/>
        </w:rPr>
        <w:t>st</w:t>
      </w:r>
      <w:r>
        <w:t xml:space="preserve"> producer can send data to 1</w:t>
      </w:r>
      <w:r w:rsidRPr="007D4934">
        <w:rPr>
          <w:vertAlign w:val="superscript"/>
        </w:rPr>
        <w:t>st</w:t>
      </w:r>
      <w:r>
        <w:t xml:space="preserve"> partition </w:t>
      </w:r>
      <w:r w:rsidR="000648C2">
        <w:t xml:space="preserve">alone </w:t>
      </w:r>
      <w:r>
        <w:t>and 2</w:t>
      </w:r>
      <w:r w:rsidRPr="007D4934">
        <w:rPr>
          <w:vertAlign w:val="superscript"/>
        </w:rPr>
        <w:t>nd</w:t>
      </w:r>
      <w:r>
        <w:t xml:space="preserve"> producer can send to 2</w:t>
      </w:r>
      <w:r w:rsidRPr="007D4934">
        <w:rPr>
          <w:vertAlign w:val="superscript"/>
        </w:rPr>
        <w:t>nd</w:t>
      </w:r>
      <w:r>
        <w:t xml:space="preserve"> partition and we can have a key which decides the partition number </w:t>
      </w:r>
      <w:r w:rsidR="008213EA">
        <w:t>and 1 partition can have many segment</w:t>
      </w:r>
    </w:p>
    <w:p w:rsidR="00165B61" w:rsidRDefault="00165B61" w:rsidP="00BE7A50">
      <w:pPr>
        <w:pStyle w:val="0normal-segoefont"/>
      </w:pPr>
      <w:r>
        <w:lastRenderedPageBreak/>
        <w:t xml:space="preserve">Lets say if segment size is 1MB &amp; if we have 3 segments for each partition </w:t>
      </w:r>
      <w:r>
        <w:sym w:font="Wingdings" w:char="F0E0"/>
      </w:r>
      <w:r>
        <w:t xml:space="preserve"> So when 1</w:t>
      </w:r>
      <w:r w:rsidRPr="00165B61">
        <w:rPr>
          <w:vertAlign w:val="superscript"/>
        </w:rPr>
        <w:t>st</w:t>
      </w:r>
      <w:r>
        <w:t xml:space="preserve"> partition receives the 1</w:t>
      </w:r>
      <w:r w:rsidRPr="00165B61">
        <w:rPr>
          <w:vertAlign w:val="superscript"/>
        </w:rPr>
        <w:t>st</w:t>
      </w:r>
      <w:r>
        <w:t xml:space="preserve"> message it will go to 1</w:t>
      </w:r>
      <w:r w:rsidRPr="00165B61">
        <w:rPr>
          <w:vertAlign w:val="superscript"/>
        </w:rPr>
        <w:t>st</w:t>
      </w:r>
      <w:r>
        <w:t xml:space="preserve"> segment only until that 1</w:t>
      </w:r>
      <w:r w:rsidRPr="00165B61">
        <w:rPr>
          <w:vertAlign w:val="superscript"/>
        </w:rPr>
        <w:t>st</w:t>
      </w:r>
      <w:r>
        <w:t xml:space="preserve"> segment fulls messages will con</w:t>
      </w:r>
      <w:r w:rsidR="00200691">
        <w:t>tin</w:t>
      </w:r>
      <w:r>
        <w:t>u</w:t>
      </w:r>
      <w:r w:rsidR="00200691">
        <w:t>ou</w:t>
      </w:r>
      <w:r>
        <w:t>sly goes there only</w:t>
      </w:r>
      <w:r w:rsidR="00200691">
        <w:sym w:font="Wingdings" w:char="F0E0"/>
      </w:r>
      <w:r w:rsidR="00200691">
        <w:t xml:space="preserve"> the segment file grows until the maximum segment file reached</w:t>
      </w:r>
      <w:r w:rsidR="00852158">
        <w:t xml:space="preserve"> like once text file is opened it will continuously write until that File max size is reached</w:t>
      </w:r>
    </w:p>
    <w:p w:rsidR="00ED37A9" w:rsidRDefault="00A71942" w:rsidP="00BE7A50">
      <w:pPr>
        <w:pStyle w:val="0normal-segoefont"/>
      </w:pPr>
      <w:r>
        <w:rPr>
          <w:noProof/>
          <w:lang w:val="en-IN" w:eastAsia="en-IN"/>
        </w:rPr>
        <w:drawing>
          <wp:inline distT="0" distB="0" distL="0" distR="0">
            <wp:extent cx="8537575" cy="3140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37575" cy="3140710"/>
                    </a:xfrm>
                    <a:prstGeom prst="rect">
                      <a:avLst/>
                    </a:prstGeom>
                    <a:noFill/>
                    <a:ln>
                      <a:noFill/>
                    </a:ln>
                  </pic:spPr>
                </pic:pic>
              </a:graphicData>
            </a:graphic>
          </wp:inline>
        </w:drawing>
      </w:r>
    </w:p>
    <w:p w:rsidR="00874F70" w:rsidRDefault="00874F70" w:rsidP="00BE7A50">
      <w:pPr>
        <w:pStyle w:val="0normal-segoefont"/>
      </w:pPr>
      <w:r>
        <w:t>All the .log file contains our messages in encrypted format</w:t>
      </w:r>
    </w:p>
    <w:p w:rsidR="00C60D10" w:rsidRDefault="008768C4" w:rsidP="00BE7A50">
      <w:pPr>
        <w:pStyle w:val="0normal-segoefont"/>
      </w:pPr>
      <w:r>
        <w:t>U</w:t>
      </w:r>
      <w:r w:rsidR="00366296">
        <w:t>ntil max</w:t>
      </w:r>
      <w:r>
        <w:t xml:space="preserve"> file</w:t>
      </w:r>
      <w:r w:rsidR="00366296">
        <w:t xml:space="preserve"> size </w:t>
      </w:r>
      <w:r>
        <w:t xml:space="preserve">is </w:t>
      </w:r>
      <w:r w:rsidR="00366296">
        <w:t>reached we will keep on writing to that file segment, once max file size reached, we will create new segment</w:t>
      </w:r>
      <w:r w:rsidR="00AB6E3B">
        <w:t xml:space="preserve"> file</w:t>
      </w:r>
    </w:p>
    <w:p w:rsidR="00200691" w:rsidRDefault="00200691" w:rsidP="00BE7A50">
      <w:pPr>
        <w:pStyle w:val="0normal-segoefont"/>
      </w:pPr>
      <w:r>
        <w:t xml:space="preserve">if segment limit is reached </w:t>
      </w:r>
      <w:r w:rsidR="00F62061">
        <w:t xml:space="preserve">then </w:t>
      </w:r>
      <w:r>
        <w:t xml:space="preserve">kafka </w:t>
      </w:r>
      <w:r w:rsidR="00D63DFE">
        <w:t xml:space="preserve">will start </w:t>
      </w:r>
      <w:r>
        <w:t>writing to another segment</w:t>
      </w:r>
      <w:r w:rsidR="00F90269">
        <w:t>, if we configure segment size is 1MB – until 1MB is filled it will writes there only</w:t>
      </w:r>
      <w:r w:rsidR="005729D6">
        <w:t xml:space="preserve">, all the messages will be written here </w:t>
      </w:r>
      <w:r w:rsidR="00930A41">
        <w:t>sequentially</w:t>
      </w:r>
    </w:p>
    <w:p w:rsidR="00930A41" w:rsidRDefault="00930A41" w:rsidP="00BE7A50">
      <w:pPr>
        <w:pStyle w:val="0normal-segoefont"/>
      </w:pPr>
      <w:r>
        <w:t>If u observe the image all the messages are written synchronously</w:t>
      </w:r>
      <w:r w:rsidR="004141A0">
        <w:t xml:space="preserve"> inside a segment</w:t>
      </w:r>
    </w:p>
    <w:p w:rsidR="00200691" w:rsidRDefault="00C60D10" w:rsidP="00BE7A50">
      <w:pPr>
        <w:pStyle w:val="0normal-segoefont"/>
      </w:pPr>
      <w:r>
        <w:t>Note:- offset number will be continued to other segment, in first segment we have messages ranging from 0-30652 and in second segment the offset number will continue from 30653</w:t>
      </w:r>
      <w:r w:rsidR="00A06736">
        <w:t>-62000 and from 3</w:t>
      </w:r>
      <w:r w:rsidR="00A06736" w:rsidRPr="00A06736">
        <w:rPr>
          <w:vertAlign w:val="superscript"/>
        </w:rPr>
        <w:t>rd</w:t>
      </w:r>
      <w:r w:rsidR="00A06736">
        <w:t xml:space="preserve"> segment offset number start with 61,000</w:t>
      </w:r>
    </w:p>
    <w:p w:rsidR="0039107D" w:rsidRDefault="0039107D" w:rsidP="00FA74DF">
      <w:pPr>
        <w:pStyle w:val="0normal-segoefont"/>
        <w:numPr>
          <w:ilvl w:val="0"/>
          <w:numId w:val="11"/>
        </w:numPr>
      </w:pPr>
      <w:r>
        <w:t xml:space="preserve">Every message is identified by an offset number- when messages are written it will be written with </w:t>
      </w:r>
      <w:r w:rsidR="000E1E50">
        <w:t xml:space="preserve">address –like every object in java have an address, every message will have some address </w:t>
      </w:r>
      <w:r w:rsidR="003A7C22">
        <w:t>, and offset number will be unique in the entire folder (means across all segments as offset number continues to other segments also)</w:t>
      </w:r>
    </w:p>
    <w:p w:rsidR="000E1E50" w:rsidRDefault="000E1E50" w:rsidP="000E1E50">
      <w:pPr>
        <w:pStyle w:val="0normal-segoefont"/>
        <w:ind w:left="720"/>
      </w:pPr>
      <w:r>
        <w:t>In that partition</w:t>
      </w:r>
    </w:p>
    <w:p w:rsidR="00073AED" w:rsidRDefault="00073AED" w:rsidP="000E1E50">
      <w:pPr>
        <w:pStyle w:val="0normal-segoefont"/>
        <w:ind w:left="720"/>
      </w:pPr>
      <w:r>
        <w:rPr>
          <w:noProof/>
          <w:lang w:val="en-IN" w:eastAsia="en-IN"/>
        </w:rPr>
        <w:drawing>
          <wp:inline distT="0" distB="0" distL="0" distR="0" wp14:anchorId="110EE3CC" wp14:editId="292D88DF">
            <wp:extent cx="557212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800100"/>
                    </a:xfrm>
                    <a:prstGeom prst="rect">
                      <a:avLst/>
                    </a:prstGeom>
                  </pic:spPr>
                </pic:pic>
              </a:graphicData>
            </a:graphic>
          </wp:inline>
        </w:drawing>
      </w:r>
    </w:p>
    <w:p w:rsidR="00EB1FD0" w:rsidRDefault="00062C22" w:rsidP="00FA74DF">
      <w:pPr>
        <w:pStyle w:val="0normal-segoefont"/>
        <w:numPr>
          <w:ilvl w:val="0"/>
          <w:numId w:val="11"/>
        </w:numPr>
      </w:pPr>
      <w:r>
        <w:t>Inside a partition</w:t>
      </w:r>
      <w:r w:rsidR="0039107D">
        <w:t xml:space="preserve"> folder pf</w:t>
      </w:r>
      <w:r w:rsidR="00E443A4">
        <w:t xml:space="preserve">, </w:t>
      </w:r>
      <w:r w:rsidR="00EB1FD0">
        <w:t xml:space="preserve">offset is unique across </w:t>
      </w:r>
      <w:r w:rsidR="00E443A4">
        <w:t>all segment</w:t>
      </w:r>
      <w:r w:rsidR="0039107D">
        <w:t xml:space="preserve">s </w:t>
      </w:r>
      <w:r w:rsidR="00316DE3">
        <w:t>files</w:t>
      </w:r>
    </w:p>
    <w:p w:rsidR="00640DDC" w:rsidRDefault="00640DDC" w:rsidP="00FA74DF">
      <w:pPr>
        <w:pStyle w:val="0normal-segoefont"/>
        <w:numPr>
          <w:ilvl w:val="0"/>
          <w:numId w:val="11"/>
        </w:numPr>
      </w:pPr>
      <w:r>
        <w:t>And for easy identification purpose, starting offset is stored as the file name</w:t>
      </w:r>
    </w:p>
    <w:p w:rsidR="00750CAB" w:rsidRDefault="00750CAB" w:rsidP="00FA74DF">
      <w:pPr>
        <w:pStyle w:val="0normal-segoefont"/>
        <w:numPr>
          <w:ilvl w:val="0"/>
          <w:numId w:val="11"/>
        </w:numPr>
      </w:pPr>
      <w:r>
        <w:lastRenderedPageBreak/>
        <w:t>Offset number is unique only inside a partition and if u go to another partition same offset number could be there</w:t>
      </w:r>
    </w:p>
    <w:p w:rsidR="003816EC" w:rsidRDefault="003816EC" w:rsidP="00BE7A50">
      <w:pPr>
        <w:pStyle w:val="0normal-segoefont"/>
      </w:pPr>
      <w:r>
        <w:rPr>
          <w:noProof/>
          <w:lang w:val="en-IN" w:eastAsia="en-IN"/>
        </w:rPr>
        <w:drawing>
          <wp:inline distT="0" distB="0" distL="0" distR="0">
            <wp:extent cx="5727700" cy="2303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rsidR="00E80DDA" w:rsidRDefault="00E80DDA" w:rsidP="00BE7A50">
      <w:pPr>
        <w:pStyle w:val="0normal-segoefont"/>
      </w:pPr>
      <w:r>
        <w:t>In the above understand that, inside a partition all will be written synchronously, 104,105 both are in same segment, notice that</w:t>
      </w:r>
      <w:r w:rsidRPr="001748A3">
        <w:rPr>
          <w:b/>
          <w:u w:val="single"/>
        </w:rPr>
        <w:t xml:space="preserve"> 132190 is here but 91,92 are not here they are in second partition</w:t>
      </w:r>
      <w:r w:rsidR="001748A3" w:rsidRPr="001748A3">
        <w:rPr>
          <w:b/>
          <w:u w:val="single"/>
        </w:rPr>
        <w:t xml:space="preserve"> of same topic</w:t>
      </w:r>
      <w:r>
        <w:t>, only inside a partition they will be written sequentially</w:t>
      </w:r>
    </w:p>
    <w:p w:rsidR="001E4B41" w:rsidRDefault="001E4B41" w:rsidP="00BE7A50">
      <w:pPr>
        <w:pStyle w:val="0normal-segoefont"/>
      </w:pPr>
      <w:r>
        <w:t>If huge 30 lakhs data is coming, to handle it, in 1 topic they created 3 partitions, 10 lakh records will go to first partition, and to read data from each partition we will be having 1 consumer, and 10-20 lakh records will goto second partition which will be read by second consumer</w:t>
      </w:r>
    </w:p>
    <w:p w:rsidR="00BA1A2B" w:rsidRDefault="00BA1A2B" w:rsidP="00BE7A50">
      <w:pPr>
        <w:pStyle w:val="0normal-segoefont"/>
      </w:pPr>
      <w:r>
        <w:t>Therefore, so much of data , divide it into multiple partitions and have 1 consumer per partition</w:t>
      </w:r>
    </w:p>
    <w:p w:rsidR="00BA1A2B" w:rsidRDefault="00BA1A2B" w:rsidP="00BE7A50">
      <w:pPr>
        <w:pStyle w:val="0normal-segoefont"/>
      </w:pPr>
      <w:r>
        <w:rPr>
          <w:noProof/>
          <w:lang w:val="en-IN" w:eastAsia="en-IN"/>
        </w:rPr>
        <w:drawing>
          <wp:inline distT="0" distB="0" distL="0" distR="0">
            <wp:extent cx="3609948" cy="2688609"/>
            <wp:effectExtent l="0" t="0" r="0" b="0"/>
            <wp:docPr id="9" name="Picture 9" descr="Kadeck Blog | How many partitions do I need in Apach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eck Blog | How many partitions do I need in Apache Kaf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3049" cy="2690918"/>
                    </a:xfrm>
                    <a:prstGeom prst="rect">
                      <a:avLst/>
                    </a:prstGeom>
                    <a:noFill/>
                    <a:ln>
                      <a:noFill/>
                    </a:ln>
                  </pic:spPr>
                </pic:pic>
              </a:graphicData>
            </a:graphic>
          </wp:inline>
        </w:drawing>
      </w:r>
    </w:p>
    <w:p w:rsidR="00AC7022" w:rsidRDefault="00AC7022" w:rsidP="00AC7022">
      <w:pPr>
        <w:pStyle w:val="0normal-segoefont"/>
      </w:pPr>
      <w:r>
        <w:t>Think if every current meter is sending data (called stream (flow of data)) for eve</w:t>
      </w:r>
      <w:r w:rsidR="00632541">
        <w:t xml:space="preserve">ry minute to a topic it can’t store </w:t>
      </w:r>
      <w:r>
        <w:t xml:space="preserve">in a single computer the topic would have been divided into many </w:t>
      </w:r>
      <w:r w:rsidR="00ED017A">
        <w:t>partitions,</w:t>
      </w:r>
      <w:r w:rsidRPr="00AA26DC">
        <w:rPr>
          <w:b/>
        </w:rPr>
        <w:t xml:space="preserve"> each partition would get stored in separate </w:t>
      </w:r>
      <w:r w:rsidR="00ED017A" w:rsidRPr="00AA26DC">
        <w:rPr>
          <w:b/>
        </w:rPr>
        <w:t>computer</w:t>
      </w:r>
      <w:r w:rsidR="00ED017A">
        <w:t>,</w:t>
      </w:r>
      <w:r>
        <w:t xml:space="preserve"> but each partition will further be divided into multiple segments</w:t>
      </w:r>
      <w:r w:rsidR="00AA26DC">
        <w:t>, based upon the load we should decide how many partitions we want, in case of huge data prefer more partitions</w:t>
      </w:r>
      <w:r w:rsidR="00FD21D6">
        <w:t xml:space="preserve"> </w:t>
      </w:r>
      <w:r w:rsidR="00F8297C">
        <w:t>, so that more folders will be there and each folder can accommodate lot many number of files</w:t>
      </w:r>
    </w:p>
    <w:p w:rsidR="00DB4A5F" w:rsidRDefault="00DB4A5F" w:rsidP="00AC7022">
      <w:pPr>
        <w:pStyle w:val="0normal-segoefont"/>
      </w:pPr>
    </w:p>
    <w:p w:rsidR="00632541" w:rsidRDefault="00632541" w:rsidP="00583189">
      <w:pPr>
        <w:pStyle w:val="0normal-segoefont"/>
        <w:numPr>
          <w:ilvl w:val="0"/>
          <w:numId w:val="19"/>
        </w:numPr>
      </w:pPr>
      <w:r>
        <w:t xml:space="preserve">Huge load== huge </w:t>
      </w:r>
      <w:r w:rsidR="00EA3CB5">
        <w:t>partitions (</w:t>
      </w:r>
      <w:r>
        <w:t>20,000 partitions</w:t>
      </w:r>
      <w:r w:rsidR="00EA3CB5">
        <w:t>) =</w:t>
      </w:r>
      <w:r>
        <w:t xml:space="preserve">= we may need huge </w:t>
      </w:r>
      <w:r w:rsidR="00EA3CB5">
        <w:t>consumers (</w:t>
      </w:r>
      <w:r>
        <w:t>20,000 consumers in same consumer group</w:t>
      </w:r>
      <w:r w:rsidR="00747A07">
        <w:t>, therefore each consumer reads from 1 single group</w:t>
      </w:r>
      <w:r>
        <w:t>)</w:t>
      </w:r>
      <w:r w:rsidR="008A180A">
        <w:t xml:space="preserve"> or 1 consumer in a consumer group must read data from 500-1000 partitions</w:t>
      </w:r>
    </w:p>
    <w:p w:rsidR="006B1512" w:rsidRDefault="006B1512" w:rsidP="00AC7022">
      <w:pPr>
        <w:pStyle w:val="0normal-segoefont"/>
      </w:pPr>
      <w:r>
        <w:lastRenderedPageBreak/>
        <w:t>So its our responsibility to decide the number of partitions we want</w:t>
      </w:r>
    </w:p>
    <w:p w:rsidR="002B2367" w:rsidRPr="002B2367" w:rsidRDefault="002B2367" w:rsidP="002B2367">
      <w:pPr>
        <w:pStyle w:val="ListParagraph"/>
        <w:numPr>
          <w:ilvl w:val="0"/>
          <w:numId w:val="20"/>
        </w:numPr>
        <w:rPr>
          <w:sz w:val="32"/>
        </w:rPr>
      </w:pPr>
      <w:r w:rsidRPr="002B2367">
        <w:rPr>
          <w:sz w:val="32"/>
        </w:rPr>
        <w:t xml:space="preserve">Be careful while deciding segment size- </w:t>
      </w:r>
    </w:p>
    <w:p w:rsidR="002B2367" w:rsidRPr="002B2367" w:rsidRDefault="002B2367" w:rsidP="002B2367">
      <w:pPr>
        <w:pStyle w:val="ListParagraph"/>
        <w:rPr>
          <w:sz w:val="32"/>
        </w:rPr>
      </w:pPr>
    </w:p>
    <w:p w:rsidR="002B2367" w:rsidRPr="002B2367" w:rsidRDefault="002B2367" w:rsidP="002B2367">
      <w:pPr>
        <w:pStyle w:val="ListParagraph"/>
        <w:rPr>
          <w:rFonts w:ascii="Corbel" w:hAnsi="Corbel"/>
          <w:sz w:val="32"/>
        </w:rPr>
      </w:pPr>
      <w:r w:rsidRPr="002B2367">
        <w:rPr>
          <w:sz w:val="32"/>
        </w:rPr>
        <w:t>Low segment size</w:t>
      </w:r>
      <w:r w:rsidRPr="002B2367">
        <w:rPr>
          <w:sz w:val="32"/>
        </w:rPr>
        <w:sym w:font="Wingdings" w:char="F0E0"/>
      </w:r>
      <w:r w:rsidRPr="002B2367">
        <w:rPr>
          <w:sz w:val="32"/>
        </w:rPr>
        <w:t xml:space="preserve"> A smaller segment size means that files must be closed and allocated more often, which reduces the overall efficiency of disk writes.</w:t>
      </w:r>
      <w:r w:rsidRPr="002B2367">
        <w:rPr>
          <w:rFonts w:ascii="Segoe UI" w:hAnsi="Segoe UI" w:cs="Segoe UI"/>
          <w:color w:val="1A1523"/>
          <w:sz w:val="32"/>
          <w:shd w:val="clear" w:color="auto" w:fill="FFFFFF"/>
        </w:rPr>
        <w:t xml:space="preserve"> Having a small segment size (ex:- 1MB/2MB means only few messages will be written into it, if u have huge data kafka should create multiple files) would mean while reading also if consumers are reading huge data then reading messages Kafka has to keep a lot of files open which may lead to </w:t>
      </w:r>
      <w:r w:rsidRPr="002B2367">
        <w:rPr>
          <w:rFonts w:ascii="Segoe UI" w:hAnsi="Segoe UI" w:cs="Segoe UI"/>
          <w:b/>
          <w:bCs/>
          <w:color w:val="1A1523"/>
          <w:sz w:val="32"/>
          <w:shd w:val="clear" w:color="auto" w:fill="FFFFFF"/>
        </w:rPr>
        <w:t>Too many open files </w:t>
      </w:r>
      <w:r w:rsidRPr="002B2367">
        <w:rPr>
          <w:rFonts w:ascii="Segoe UI" w:hAnsi="Segoe UI" w:cs="Segoe UI"/>
          <w:color w:val="1A1523"/>
          <w:sz w:val="32"/>
          <w:shd w:val="clear" w:color="auto" w:fill="FFFFFF"/>
        </w:rPr>
        <w:t>error</w:t>
      </w:r>
      <w:r w:rsidRPr="002B2367">
        <w:rPr>
          <w:rFonts w:ascii="Segoe UI" w:hAnsi="Segoe UI" w:cs="Segoe UI"/>
          <w:b/>
          <w:bCs/>
          <w:color w:val="1A1523"/>
          <w:sz w:val="32"/>
          <w:shd w:val="clear" w:color="auto" w:fill="FFFFFF"/>
        </w:rPr>
        <w:t>.</w:t>
      </w:r>
    </w:p>
    <w:p w:rsidR="00583189" w:rsidRDefault="00C02DA4" w:rsidP="00AC7022">
      <w:pPr>
        <w:pStyle w:val="0normal-segoefont"/>
      </w:pPr>
      <w:r>
        <w:t>Ex:- if u are writing 1GB data per day, if u keep 1MB as segment size then per day 1,024 files will be created in that single folder, &amp; if consumer wants to read all data at once</w:t>
      </w:r>
    </w:p>
    <w:p w:rsidR="00C02DA4" w:rsidRDefault="00C02DA4" w:rsidP="00AC7022">
      <w:pPr>
        <w:pStyle w:val="0normal-segoefont"/>
      </w:pPr>
      <w:r>
        <w:t xml:space="preserve">Then Kafka has to open minimum 100 files at a time which leads </w:t>
      </w:r>
      <w:r w:rsidR="008E2A57">
        <w:t xml:space="preserve">to </w:t>
      </w:r>
      <w:r w:rsidR="008E2A57" w:rsidRPr="00CA0D61">
        <w:rPr>
          <w:rFonts w:ascii="Segoe UI" w:hAnsi="Segoe UI" w:cs="Segoe UI"/>
          <w:b/>
          <w:bCs/>
          <w:color w:val="1A1523"/>
          <w:sz w:val="32"/>
          <w:shd w:val="clear" w:color="auto" w:fill="FFFFFF"/>
        </w:rPr>
        <w:t>Too</w:t>
      </w:r>
      <w:r w:rsidRPr="002B2367">
        <w:rPr>
          <w:rFonts w:ascii="Segoe UI" w:hAnsi="Segoe UI" w:cs="Segoe UI"/>
          <w:b/>
          <w:bCs/>
          <w:color w:val="1A1523"/>
          <w:sz w:val="32"/>
          <w:shd w:val="clear" w:color="auto" w:fill="FFFFFF"/>
        </w:rPr>
        <w:t xml:space="preserve"> many open files </w:t>
      </w:r>
      <w:r w:rsidRPr="002B2367">
        <w:rPr>
          <w:rFonts w:ascii="Segoe UI" w:hAnsi="Segoe UI" w:cs="Segoe UI"/>
          <w:color w:val="1A1523"/>
          <w:sz w:val="32"/>
          <w:shd w:val="clear" w:color="auto" w:fill="FFFFFF"/>
        </w:rPr>
        <w:t>error</w:t>
      </w:r>
      <w:r w:rsidR="008D58C2">
        <w:rPr>
          <w:rFonts w:ascii="Segoe UI" w:hAnsi="Segoe UI" w:cs="Segoe UI"/>
          <w:color w:val="1A1523"/>
          <w:sz w:val="32"/>
          <w:shd w:val="clear" w:color="auto" w:fill="FFFFFF"/>
        </w:rPr>
        <w:t>, so carefully choose segment size</w:t>
      </w:r>
    </w:p>
    <w:p w:rsidR="00927752" w:rsidRDefault="00927752" w:rsidP="003152EB">
      <w:pPr>
        <w:pStyle w:val="0normal-segoefont"/>
      </w:pPr>
      <w:r>
        <w:rPr>
          <w:noProof/>
          <w:lang w:val="en-IN" w:eastAsia="en-IN"/>
        </w:rPr>
        <w:drawing>
          <wp:inline distT="0" distB="0" distL="0" distR="0" wp14:anchorId="48BCEC7F" wp14:editId="33360D66">
            <wp:extent cx="9810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1075" cy="1790700"/>
                    </a:xfrm>
                    <a:prstGeom prst="rect">
                      <a:avLst/>
                    </a:prstGeom>
                  </pic:spPr>
                </pic:pic>
              </a:graphicData>
            </a:graphic>
          </wp:inline>
        </w:drawing>
      </w:r>
    </w:p>
    <w:p w:rsidR="005A0424" w:rsidRPr="005A0424" w:rsidRDefault="005A0424" w:rsidP="005A0424">
      <w:pPr>
        <w:pStyle w:val="Heading4"/>
        <w:rPr>
          <w:b/>
          <w:sz w:val="44"/>
        </w:rPr>
      </w:pPr>
      <w:r w:rsidRPr="005A0424">
        <w:rPr>
          <w:b/>
          <w:sz w:val="44"/>
        </w:rPr>
        <w:t xml:space="preserve">Log Retention </w:t>
      </w:r>
    </w:p>
    <w:p w:rsidR="00607A47" w:rsidRDefault="00607A47" w:rsidP="003152EB">
      <w:pPr>
        <w:pStyle w:val="0normal-segoefont"/>
        <w:rPr>
          <w:rFonts w:ascii="Segoe UI" w:hAnsi="Segoe UI" w:cs="Segoe UI"/>
          <w:b/>
          <w:bCs/>
          <w:color w:val="1A1523"/>
        </w:rPr>
      </w:pPr>
      <w:r>
        <w:rPr>
          <w:rStyle w:val="Strong"/>
        </w:rPr>
        <w:t>Segment Deletion:</w:t>
      </w:r>
      <w:r>
        <w:t xml:space="preserve"> When the oldest message in the segment exceeds the retention period then entire segment will be deleted</w:t>
      </w:r>
    </w:p>
    <w:p w:rsidR="005A0424" w:rsidRDefault="005A0424" w:rsidP="003152EB">
      <w:pPr>
        <w:pStyle w:val="0normal-segoefont"/>
        <w:rPr>
          <w:rFonts w:ascii="Segoe UI" w:hAnsi="Segoe UI" w:cs="Segoe UI"/>
          <w:bCs/>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1515"/>
        <w:gridCol w:w="11515"/>
      </w:tblGrid>
      <w:tr w:rsidR="00AC0576" w:rsidTr="00AC0576">
        <w:tc>
          <w:tcPr>
            <w:tcW w:w="11515" w:type="dxa"/>
          </w:tcPr>
          <w:p w:rsidR="00AC0576" w:rsidRDefault="00AC0576" w:rsidP="00AC0576">
            <w:pPr>
              <w:pStyle w:val="0normal-segoefont"/>
              <w:rPr>
                <w:rFonts w:ascii="Segoe UI" w:hAnsi="Segoe UI" w:cs="Segoe UI"/>
                <w:b/>
                <w:bCs/>
                <w:color w:val="1A1523"/>
              </w:rPr>
            </w:pPr>
            <w:r>
              <w:rPr>
                <w:rFonts w:ascii="Segoe UI" w:hAnsi="Segoe UI" w:cs="Segoe UI"/>
                <w:b/>
                <w:bCs/>
                <w:color w:val="1A1523"/>
              </w:rPr>
              <w:t xml:space="preserve">log.segment.bytes (max 1 GB): / log.segment.ms (max 1 week)-  </w:t>
            </w:r>
          </w:p>
          <w:p w:rsidR="00AC0576" w:rsidRDefault="00AC0576" w:rsidP="00AC0576">
            <w:pPr>
              <w:pStyle w:val="0normal-segoefont"/>
              <w:numPr>
                <w:ilvl w:val="0"/>
                <w:numId w:val="23"/>
              </w:numPr>
              <w:rPr>
                <w:rFonts w:ascii="Segoe UI" w:hAnsi="Segoe UI" w:cs="Segoe UI"/>
                <w:b/>
                <w:bCs/>
                <w:color w:val="1A1523"/>
              </w:rPr>
            </w:pPr>
            <w:r>
              <w:rPr>
                <w:rFonts w:ascii="Segoe UI" w:hAnsi="Segoe UI" w:cs="Segoe UI"/>
                <w:b/>
                <w:bCs/>
                <w:color w:val="1A1523"/>
              </w:rPr>
              <w:t xml:space="preserve">This is </w:t>
            </w:r>
            <w:r w:rsidR="00322A13">
              <w:rPr>
                <w:rFonts w:ascii="Segoe UI" w:hAnsi="Segoe UI" w:cs="Segoe UI"/>
                <w:b/>
                <w:bCs/>
                <w:color w:val="1A1523"/>
              </w:rPr>
              <w:t xml:space="preserve">the max </w:t>
            </w:r>
            <w:r>
              <w:rPr>
                <w:rFonts w:ascii="Segoe UI" w:hAnsi="Segoe UI" w:cs="Segoe UI"/>
                <w:b/>
                <w:bCs/>
                <w:color w:val="1A1523"/>
              </w:rPr>
              <w:t>size</w:t>
            </w:r>
            <w:r w:rsidR="00322A13">
              <w:rPr>
                <w:rFonts w:ascii="Segoe UI" w:hAnsi="Segoe UI" w:cs="Segoe UI"/>
                <w:b/>
                <w:bCs/>
                <w:color w:val="1A1523"/>
              </w:rPr>
              <w:t xml:space="preserve"> </w:t>
            </w:r>
            <w:r w:rsidR="003E15B9">
              <w:rPr>
                <w:rFonts w:ascii="Segoe UI" w:hAnsi="Segoe UI" w:cs="Segoe UI"/>
                <w:b/>
                <w:bCs/>
                <w:color w:val="1A1523"/>
              </w:rPr>
              <w:t xml:space="preserve">of a segment </w:t>
            </w:r>
            <w:r w:rsidR="00322A13">
              <w:rPr>
                <w:rFonts w:ascii="Segoe UI" w:hAnsi="Segoe UI" w:cs="Segoe UI"/>
                <w:b/>
                <w:bCs/>
                <w:color w:val="1A1523"/>
              </w:rPr>
              <w:t>after that segment will be closed</w:t>
            </w:r>
          </w:p>
          <w:p w:rsidR="00AC0576" w:rsidRDefault="00AC0576" w:rsidP="00AC0576">
            <w:pPr>
              <w:pStyle w:val="0normal-segoefont"/>
              <w:rPr>
                <w:rFonts w:ascii="Segoe UI" w:hAnsi="Segoe UI" w:cs="Segoe UI"/>
                <w:b/>
                <w:bCs/>
                <w:color w:val="1A1523"/>
              </w:rPr>
            </w:pPr>
            <w:r>
              <w:rPr>
                <w:rFonts w:ascii="Segoe UI" w:hAnsi="Segoe UI" w:cs="Segoe UI"/>
                <w:b/>
                <w:bCs/>
                <w:color w:val="1A1523"/>
              </w:rPr>
              <w:t xml:space="preserve">means expiration timer will start for that log file only after segment is locked </w:t>
            </w:r>
          </w:p>
          <w:p w:rsidR="00AC0576" w:rsidRDefault="00AC0576" w:rsidP="00AC0576">
            <w:pPr>
              <w:pStyle w:val="0normal-segoefont"/>
              <w:rPr>
                <w:rFonts w:ascii="Segoe UI" w:hAnsi="Segoe UI" w:cs="Segoe UI"/>
                <w:b/>
                <w:bCs/>
                <w:color w:val="1A1523"/>
              </w:rPr>
            </w:pPr>
            <w:r>
              <w:rPr>
                <w:rFonts w:ascii="Segoe UI" w:hAnsi="Segoe UI" w:cs="Segoe UI"/>
                <w:b/>
                <w:bCs/>
                <w:color w:val="1A1523"/>
              </w:rPr>
              <w:t xml:space="preserve">This specifies </w:t>
            </w:r>
            <w:r>
              <w:rPr>
                <w:rFonts w:ascii="Segoe UI" w:hAnsi="Segoe UI" w:cs="Segoe UI"/>
                <w:color w:val="1A1523"/>
                <w:shd w:val="clear" w:color="auto" w:fill="FFFFFF"/>
              </w:rPr>
              <w:t>the amount of time after which messages may be deleted</w:t>
            </w:r>
          </w:p>
          <w:p w:rsidR="00AC0576" w:rsidRDefault="00AC0576" w:rsidP="00AC0576">
            <w:pPr>
              <w:pStyle w:val="0normal-segoefont"/>
              <w:rPr>
                <w:rFonts w:ascii="Segoe UI" w:hAnsi="Segoe UI" w:cs="Segoe UI"/>
                <w:bCs/>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0424">
              <w:rPr>
                <w:rFonts w:ascii="Segoe UI" w:hAnsi="Segoe UI" w:cs="Segoe UI"/>
                <w:bCs/>
                <w:color w:val="1A1523"/>
              </w:rPr>
              <w:t xml:space="preserve">means </w:t>
            </w:r>
            <w:r>
              <w:rPr>
                <w:rFonts w:ascii="Segoe UI" w:hAnsi="Segoe UI" w:cs="Segoe UI"/>
                <w:bCs/>
                <w:color w:val="1A1523"/>
              </w:rPr>
              <w:t xml:space="preserve">either </w:t>
            </w:r>
            <w:r w:rsidRPr="005A0424">
              <w:rPr>
                <w:rFonts w:ascii="Segoe UI" w:hAnsi="Segoe UI" w:cs="Segoe UI"/>
                <w:bCs/>
                <w:color w:val="1A1523"/>
              </w:rPr>
              <w:t xml:space="preserve">when segment </w:t>
            </w:r>
            <w:r>
              <w:rPr>
                <w:rFonts w:ascii="Segoe UI" w:hAnsi="Segoe UI" w:cs="Segoe UI"/>
                <w:bCs/>
                <w:color w:val="1A1523"/>
              </w:rPr>
              <w:t xml:space="preserve">max size 1GB is reached or when segment max time (1 week) is reached only then only segment is locked and then expiration time will be started for that segment </w:t>
            </w:r>
            <w:r w:rsidRPr="000760D4">
              <w:rPr>
                <w:rFonts w:ascii="Segoe UI" w:hAnsi="Segoe UI" w:cs="Segoe UI"/>
                <w:bCs/>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this we are only telling max segment size</w:t>
            </w:r>
          </w:p>
          <w:p w:rsidR="005C75B2" w:rsidRDefault="005C75B2" w:rsidP="00AC0576">
            <w:pPr>
              <w:pStyle w:val="0normal-segoefont"/>
              <w:rPr>
                <w:rFonts w:ascii="Courier New" w:hAnsi="Courier New" w:cs="Courier New"/>
                <w:bCs/>
                <w:color w:val="1A1523"/>
                <w:sz w:val="21"/>
                <w:szCs w:val="21"/>
              </w:rPr>
            </w:pPr>
            <w:r>
              <w:rPr>
                <w:rFonts w:ascii="Segoe UI" w:hAnsi="Segoe UI" w:cs="Segoe UI"/>
                <w:bCs/>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 if segement 1GB filled in 1 day, then on that day itself segment will be closed and expiration timer will be started after retention period segment will be deleted</w:t>
            </w:r>
          </w:p>
        </w:tc>
        <w:tc>
          <w:tcPr>
            <w:tcW w:w="11515" w:type="dxa"/>
          </w:tcPr>
          <w:p w:rsidR="00AC0576" w:rsidRDefault="00AC0576" w:rsidP="00AC0576">
            <w:pPr>
              <w:rPr>
                <w:rFonts w:ascii="Courier New" w:hAnsi="Courier New" w:cs="Courier New"/>
                <w:b/>
                <w:bCs/>
                <w:color w:val="1A1523"/>
                <w:sz w:val="21"/>
                <w:szCs w:val="21"/>
              </w:rPr>
            </w:pPr>
            <w:r>
              <w:rPr>
                <w:rFonts w:ascii="Courier New" w:hAnsi="Courier New" w:cs="Courier New"/>
                <w:b/>
                <w:bCs/>
                <w:color w:val="1A1523"/>
                <w:sz w:val="21"/>
                <w:szCs w:val="21"/>
              </w:rPr>
              <w:t>log.retention.bytes</w:t>
            </w:r>
          </w:p>
          <w:p w:rsidR="00AC0576" w:rsidRPr="00AC0576" w:rsidRDefault="00AC0576" w:rsidP="00AC0576">
            <w:pPr>
              <w:pStyle w:val="ListParagraph"/>
              <w:numPr>
                <w:ilvl w:val="0"/>
                <w:numId w:val="24"/>
              </w:numPr>
              <w:rPr>
                <w:rFonts w:ascii="Segoe UI" w:hAnsi="Segoe UI" w:cs="Segoe UI"/>
                <w:color w:val="1A1523"/>
                <w:sz w:val="28"/>
                <w:shd w:val="clear" w:color="auto" w:fill="FFFFFF"/>
                <w:lang w:val="en-US"/>
              </w:rPr>
            </w:pPr>
            <w:r>
              <w:rPr>
                <w:rFonts w:ascii="Segoe UI" w:hAnsi="Segoe UI" w:cs="Segoe UI"/>
                <w:color w:val="1A1523"/>
                <w:sz w:val="28"/>
                <w:shd w:val="clear" w:color="auto" w:fill="FFFFFF"/>
                <w:lang w:val="en-US"/>
              </w:rPr>
              <w:t>This is the</w:t>
            </w:r>
            <w:r w:rsidR="00A3392C">
              <w:rPr>
                <w:rFonts w:ascii="Segoe UI" w:hAnsi="Segoe UI" w:cs="Segoe UI"/>
                <w:color w:val="1A1523"/>
                <w:sz w:val="28"/>
                <w:shd w:val="clear" w:color="auto" w:fill="FFFFFF"/>
                <w:lang w:val="en-US"/>
              </w:rPr>
              <w:t xml:space="preserve"> max</w:t>
            </w:r>
            <w:r>
              <w:rPr>
                <w:rFonts w:ascii="Segoe UI" w:hAnsi="Segoe UI" w:cs="Segoe UI"/>
                <w:color w:val="1A1523"/>
                <w:sz w:val="28"/>
                <w:shd w:val="clear" w:color="auto" w:fill="FFFFFF"/>
                <w:lang w:val="en-US"/>
              </w:rPr>
              <w:t xml:space="preserve"> partition </w:t>
            </w:r>
            <w:r w:rsidR="00197100">
              <w:rPr>
                <w:rFonts w:ascii="Segoe UI" w:hAnsi="Segoe UI" w:cs="Segoe UI"/>
                <w:color w:val="1A1523"/>
                <w:sz w:val="28"/>
                <w:shd w:val="clear" w:color="auto" w:fill="FFFFFF"/>
                <w:lang w:val="en-US"/>
              </w:rPr>
              <w:t xml:space="preserve">folder </w:t>
            </w:r>
            <w:r>
              <w:rPr>
                <w:rFonts w:ascii="Segoe UI" w:hAnsi="Segoe UI" w:cs="Segoe UI"/>
                <w:color w:val="1A1523"/>
                <w:sz w:val="28"/>
                <w:shd w:val="clear" w:color="auto" w:fill="FFFFFF"/>
                <w:lang w:val="en-US"/>
              </w:rPr>
              <w:t>size (means size of all segments present inside folder)</w:t>
            </w:r>
          </w:p>
          <w:p w:rsidR="00AC0576" w:rsidRPr="00AC0576" w:rsidRDefault="00AC0576" w:rsidP="00AC0576">
            <w:pPr>
              <w:rPr>
                <w:rFonts w:ascii="Segoe UI" w:hAnsi="Segoe UI" w:cs="Segoe UI"/>
                <w:color w:val="1A1523"/>
                <w:sz w:val="28"/>
                <w:shd w:val="clear" w:color="auto" w:fill="FFFFFF"/>
                <w:lang w:val="en-US"/>
              </w:rPr>
            </w:pPr>
            <w:r w:rsidRPr="00AC0576">
              <w:rPr>
                <w:rFonts w:ascii="Segoe UI" w:hAnsi="Segoe UI" w:cs="Segoe UI"/>
                <w:color w:val="1A1523"/>
                <w:sz w:val="28"/>
                <w:shd w:val="clear" w:color="auto" w:fill="FFFFFF"/>
                <w:lang w:val="en-US"/>
              </w:rPr>
              <w:t>It is the maximum amount of data that a partition can hold, including all segments size</w:t>
            </w:r>
          </w:p>
          <w:p w:rsidR="00AC0576" w:rsidRPr="00AC0576" w:rsidRDefault="00AC0576" w:rsidP="00AC0576">
            <w:pPr>
              <w:rPr>
                <w:rFonts w:ascii="Segoe UI" w:hAnsi="Segoe UI" w:cs="Segoe UI"/>
                <w:color w:val="1A1523"/>
                <w:sz w:val="28"/>
                <w:shd w:val="clear" w:color="auto" w:fill="FFFFFF"/>
                <w:lang w:val="en-US"/>
              </w:rPr>
            </w:pPr>
            <w:r w:rsidRPr="00AC0576">
              <w:rPr>
                <w:rFonts w:ascii="Segoe UI" w:hAnsi="Segoe UI" w:cs="Segoe UI"/>
                <w:color w:val="1A1523"/>
                <w:sz w:val="28"/>
                <w:shd w:val="clear" w:color="auto" w:fill="FFFFFF"/>
                <w:lang w:val="en-US"/>
              </w:rPr>
              <w:t>If there is more data than the configured old segments will be deleted</w:t>
            </w:r>
          </w:p>
          <w:p w:rsidR="00AC0576" w:rsidRDefault="00AC0576" w:rsidP="003152EB">
            <w:pPr>
              <w:pStyle w:val="0normal-segoefont"/>
              <w:rPr>
                <w:rFonts w:ascii="Courier New" w:hAnsi="Courier New" w:cs="Courier New"/>
                <w:bCs/>
                <w:color w:val="1A1523"/>
                <w:sz w:val="21"/>
                <w:szCs w:val="21"/>
              </w:rPr>
            </w:pPr>
          </w:p>
        </w:tc>
      </w:tr>
    </w:tbl>
    <w:p w:rsidR="00AC0576" w:rsidRPr="005A0424" w:rsidRDefault="00AC0576" w:rsidP="003152EB">
      <w:pPr>
        <w:pStyle w:val="0normal-segoefont"/>
        <w:rPr>
          <w:rFonts w:ascii="Courier New" w:hAnsi="Courier New" w:cs="Courier New"/>
          <w:bCs/>
          <w:color w:val="1A1523"/>
          <w:sz w:val="21"/>
          <w:szCs w:val="21"/>
        </w:rPr>
      </w:pPr>
    </w:p>
    <w:p w:rsidR="00C07AD6" w:rsidRDefault="00450970" w:rsidP="003152EB">
      <w:pPr>
        <w:pStyle w:val="0normal-segoefont"/>
        <w:rPr>
          <w:rFonts w:ascii="Courier New" w:hAnsi="Courier New" w:cs="Courier New"/>
          <w:b/>
          <w:bCs/>
          <w:color w:val="1A1523"/>
          <w:sz w:val="21"/>
          <w:szCs w:val="21"/>
        </w:rPr>
      </w:pPr>
      <w:r>
        <w:rPr>
          <w:rFonts w:ascii="Courier New" w:hAnsi="Courier New" w:cs="Courier New"/>
          <w:b/>
          <w:bCs/>
          <w:color w:val="1A1523"/>
          <w:sz w:val="21"/>
          <w:szCs w:val="21"/>
        </w:rPr>
        <w:t>log.retention.hours –</w:t>
      </w:r>
    </w:p>
    <w:p w:rsidR="00C07AD6" w:rsidRPr="00475E13" w:rsidRDefault="00C07AD6" w:rsidP="003152EB">
      <w:pPr>
        <w:pStyle w:val="0normal-segoefont"/>
        <w:rPr>
          <w:rFonts w:ascii="Segoe UI" w:hAnsi="Segoe UI" w:cs="Segoe UI"/>
          <w:color w:val="455F51" w:themeColor="text2"/>
          <w:sz w:val="40"/>
          <w:szCs w:val="4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5E13">
        <w:rPr>
          <w:rFonts w:ascii="Segoe UI" w:hAnsi="Segoe UI" w:cs="Segoe UI"/>
          <w:color w:val="455F51" w:themeColor="text2"/>
          <w:sz w:val="40"/>
          <w:szCs w:val="4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Remember retention period is always calculated based on last modified timestamp</w:t>
      </w:r>
      <w:r w:rsidR="000F395A">
        <w:rPr>
          <w:rFonts w:ascii="Segoe UI" w:hAnsi="Segoe UI" w:cs="Segoe UI"/>
          <w:color w:val="455F51" w:themeColor="text2"/>
          <w:sz w:val="40"/>
          <w:szCs w:val="4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of that segment file</w:t>
      </w:r>
    </w:p>
    <w:p w:rsidR="00450970" w:rsidRDefault="00450970" w:rsidP="003152EB">
      <w:pPr>
        <w:pStyle w:val="0normal-segoefont"/>
        <w:rPr>
          <w:rFonts w:ascii="Segoe UI" w:hAnsi="Segoe UI" w:cs="Segoe UI"/>
          <w:color w:val="1A1523"/>
          <w:shd w:val="clear" w:color="auto" w:fill="FFFFFF"/>
        </w:rPr>
      </w:pPr>
      <w:r>
        <w:rPr>
          <w:rFonts w:ascii="Courier New" w:hAnsi="Courier New" w:cs="Courier New"/>
          <w:b/>
          <w:bCs/>
          <w:color w:val="1A1523"/>
          <w:sz w:val="21"/>
          <w:szCs w:val="21"/>
        </w:rPr>
        <w:lastRenderedPageBreak/>
        <w:t xml:space="preserve"> by default </w:t>
      </w:r>
      <w:r>
        <w:rPr>
          <w:rFonts w:ascii="Segoe UI" w:hAnsi="Segoe UI" w:cs="Segoe UI"/>
          <w:color w:val="1A1523"/>
          <w:shd w:val="clear" w:color="auto" w:fill="FFFFFF"/>
        </w:rPr>
        <w:t>parameter, and it is set to </w:t>
      </w:r>
      <w:r>
        <w:rPr>
          <w:rFonts w:ascii="Segoe UI" w:hAnsi="Segoe UI" w:cs="Segoe UI"/>
          <w:b/>
          <w:bCs/>
          <w:color w:val="1A1523"/>
          <w:shd w:val="clear" w:color="auto" w:fill="FFFFFF"/>
        </w:rPr>
        <w:t>168 hours, the equivalent of one week</w:t>
      </w:r>
      <w:r>
        <w:rPr>
          <w:rFonts w:ascii="Segoe UI" w:hAnsi="Segoe UI" w:cs="Segoe UI"/>
          <w:color w:val="1A1523"/>
          <w:shd w:val="clear" w:color="auto" w:fill="FFFFFF"/>
        </w:rPr>
        <w:t>.</w:t>
      </w:r>
      <w:r w:rsidR="009B6C4B">
        <w:rPr>
          <w:rFonts w:ascii="Segoe UI" w:hAnsi="Segoe UI" w:cs="Segoe UI"/>
          <w:color w:val="1A1523"/>
          <w:shd w:val="clear" w:color="auto" w:fill="FFFFFF"/>
        </w:rPr>
        <w:t xml:space="preserve"> Means once data in that segment is reached to 1GB</w:t>
      </w:r>
      <w:r w:rsidR="00211FC3">
        <w:rPr>
          <w:rFonts w:ascii="Segoe UI" w:hAnsi="Segoe UI" w:cs="Segoe UI"/>
          <w:color w:val="1A1523"/>
          <w:shd w:val="clear" w:color="auto" w:fill="FFFFFF"/>
        </w:rPr>
        <w:t xml:space="preserve"> &amp; once segment is closed for modification</w:t>
      </w:r>
      <w:r w:rsidR="009B6C4B">
        <w:rPr>
          <w:rFonts w:ascii="Segoe UI" w:hAnsi="Segoe UI" w:cs="Segoe UI"/>
          <w:color w:val="1A1523"/>
          <w:shd w:val="clear" w:color="auto" w:fill="FFFFFF"/>
        </w:rPr>
        <w:t xml:space="preserve"> after that moment 1 week </w:t>
      </w:r>
      <w:r w:rsidR="00211FC3">
        <w:rPr>
          <w:rFonts w:ascii="Segoe UI" w:hAnsi="Segoe UI" w:cs="Segoe UI"/>
          <w:color w:val="1A1523"/>
          <w:shd w:val="clear" w:color="auto" w:fill="FFFFFF"/>
        </w:rPr>
        <w:t xml:space="preserve">expiration </w:t>
      </w:r>
      <w:r w:rsidR="009B6C4B">
        <w:rPr>
          <w:rFonts w:ascii="Segoe UI" w:hAnsi="Segoe UI" w:cs="Segoe UI"/>
          <w:color w:val="1A1523"/>
          <w:shd w:val="clear" w:color="auto" w:fill="FFFFFF"/>
        </w:rPr>
        <w:t xml:space="preserve">timer </w:t>
      </w:r>
      <w:r w:rsidR="00211FC3">
        <w:rPr>
          <w:rFonts w:ascii="Segoe UI" w:hAnsi="Segoe UI" w:cs="Segoe UI"/>
          <w:color w:val="1A1523"/>
          <w:shd w:val="clear" w:color="auto" w:fill="FFFFFF"/>
        </w:rPr>
        <w:t>data will be deleted</w:t>
      </w:r>
    </w:p>
    <w:p w:rsidR="009B6C4B" w:rsidRDefault="009B6C4B" w:rsidP="003152EB">
      <w:pPr>
        <w:pStyle w:val="0normal-segoefont"/>
        <w:rPr>
          <w:rFonts w:ascii="Courier New" w:hAnsi="Courier New" w:cs="Courier New"/>
          <w:b/>
          <w:bCs/>
          <w:color w:val="1A1523"/>
          <w:sz w:val="21"/>
          <w:szCs w:val="21"/>
        </w:rPr>
      </w:pPr>
      <w:r>
        <w:rPr>
          <w:rFonts w:ascii="Segoe UI" w:hAnsi="Segoe UI" w:cs="Segoe UI"/>
          <w:color w:val="1A1523"/>
          <w:shd w:val="clear" w:color="auto" w:fill="FFFFFF"/>
        </w:rPr>
        <w:t xml:space="preserve">will be started , </w:t>
      </w:r>
    </w:p>
    <w:p w:rsidR="00450970" w:rsidRDefault="00450970" w:rsidP="003152EB">
      <w:pPr>
        <w:pStyle w:val="0normal-segoefont"/>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log.retention.ms</w:t>
      </w:r>
    </w:p>
    <w:p w:rsidR="00450970" w:rsidRDefault="00450970" w:rsidP="003152EB">
      <w:pPr>
        <w:pStyle w:val="0normal-segoefont"/>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log.retention.minutes</w:t>
      </w:r>
    </w:p>
    <w:p w:rsidR="0034448B" w:rsidRDefault="0034448B" w:rsidP="003152EB">
      <w:pPr>
        <w:pStyle w:val="0normal-segoefont"/>
        <w:rPr>
          <w:rFonts w:ascii="Segoe UI" w:hAnsi="Segoe UI" w:cs="Segoe UI"/>
          <w:color w:val="1A1523"/>
          <w:shd w:val="clear" w:color="auto" w:fill="FFFFFF"/>
        </w:rPr>
      </w:pPr>
      <w:r>
        <w:rPr>
          <w:rFonts w:ascii="Segoe UI" w:hAnsi="Segoe UI" w:cs="Segoe UI"/>
          <w:color w:val="1A1523"/>
          <w:shd w:val="clear" w:color="auto" w:fill="FFFFFF"/>
        </w:rPr>
        <w:t>if more time is specified, the smaller unit size will take precedence.</w:t>
      </w:r>
    </w:p>
    <w:p w:rsidR="000760D4" w:rsidRDefault="000760D4" w:rsidP="000760D4">
      <w:pPr>
        <w:rPr>
          <w:rFonts w:ascii="Segoe UI" w:hAnsi="Segoe UI" w:cs="Segoe UI"/>
          <w:color w:val="1A1523"/>
          <w:shd w:val="clear" w:color="auto" w:fill="FFFFFF"/>
        </w:rPr>
      </w:pPr>
    </w:p>
    <w:p w:rsidR="000760D4" w:rsidRDefault="000760D4" w:rsidP="003152EB">
      <w:pPr>
        <w:pStyle w:val="0normal-segoefont"/>
        <w:rPr>
          <w:rFonts w:ascii="Courier New" w:hAnsi="Courier New" w:cs="Courier New"/>
          <w:color w:val="1A1523"/>
          <w:sz w:val="21"/>
          <w:szCs w:val="21"/>
          <w:shd w:val="clear" w:color="auto" w:fill="EEEDEF"/>
        </w:rPr>
      </w:pPr>
    </w:p>
    <w:p w:rsidR="00450970" w:rsidRDefault="001A2C6E" w:rsidP="003152EB">
      <w:pPr>
        <w:pStyle w:val="0normal-segoefont"/>
      </w:pPr>
      <w:r>
        <w:t>Retention period is calculated basis on the last modified time on that segment log file, This is the time that log segment was closed &amp; represents the timestamp of the last segment in the file</w:t>
      </w:r>
      <w:r w:rsidR="008A3EDB">
        <w:t>, once segment file is locked then only the retention timer will be started for that file</w:t>
      </w:r>
    </w:p>
    <w:p w:rsidR="00775404" w:rsidRDefault="00775404" w:rsidP="003152EB">
      <w:pPr>
        <w:pStyle w:val="0normal-segoefont"/>
      </w:pPr>
      <w:r>
        <w:t>Means any log file will be deleted after retention period from the point of file segment’s last modified time</w:t>
      </w:r>
      <w:r w:rsidR="007F1053">
        <w:t xml:space="preserve"> ex:- 7 days after the files last modified timestamp</w:t>
      </w:r>
    </w:p>
    <w:p w:rsidR="008D5CB2" w:rsidRDefault="008D5CB2" w:rsidP="003152EB">
      <w:pPr>
        <w:pStyle w:val="0normal-segoefont"/>
      </w:pPr>
      <w:r>
        <w:t>Means message by message will not be deleted</w:t>
      </w:r>
      <w:r w:rsidR="00AA3E16">
        <w:t xml:space="preserve"> from a log file</w:t>
      </w:r>
      <w:r>
        <w:t>, entire segment file will be deleted at once</w:t>
      </w:r>
      <w:r w:rsidR="00E65F72">
        <w:t xml:space="preserve"> after the retention period </w:t>
      </w:r>
    </w:p>
    <w:tbl>
      <w:tblPr>
        <w:tblStyle w:val="TableGrid"/>
        <w:tblW w:w="0" w:type="auto"/>
        <w:tblLook w:val="04A0" w:firstRow="1" w:lastRow="0" w:firstColumn="1" w:lastColumn="0" w:noHBand="0" w:noVBand="1"/>
      </w:tblPr>
      <w:tblGrid>
        <w:gridCol w:w="11515"/>
        <w:gridCol w:w="11515"/>
      </w:tblGrid>
      <w:tr w:rsidR="008C3597" w:rsidTr="008C3597">
        <w:tc>
          <w:tcPr>
            <w:tcW w:w="11515" w:type="dxa"/>
          </w:tcPr>
          <w:p w:rsidR="008C3597" w:rsidRDefault="008C3597" w:rsidP="003152EB">
            <w:pPr>
              <w:pStyle w:val="0normal-segoefont"/>
            </w:pPr>
            <w:r>
              <w:t>1 week of retention (ir-respective of size) which ever is met earlier</w:t>
            </w:r>
          </w:p>
        </w:tc>
        <w:tc>
          <w:tcPr>
            <w:tcW w:w="11515" w:type="dxa"/>
          </w:tcPr>
          <w:p w:rsidR="008C3597" w:rsidRDefault="008C3597" w:rsidP="008C3597">
            <w:pPr>
              <w:pStyle w:val="0normal-segoefont"/>
            </w:pPr>
            <w:r>
              <w:t>500 MB size</w:t>
            </w:r>
          </w:p>
        </w:tc>
      </w:tr>
      <w:tr w:rsidR="008C3597" w:rsidTr="008C3597">
        <w:tc>
          <w:tcPr>
            <w:tcW w:w="11515" w:type="dxa"/>
          </w:tcPr>
          <w:p w:rsidR="00C411EA" w:rsidRDefault="00C411EA" w:rsidP="003152EB">
            <w:pPr>
              <w:pStyle w:val="0normal-segoefont"/>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Remember – retention period will be counted only after the segment is closed</w:t>
            </w:r>
          </w:p>
          <w:p w:rsidR="008C3597" w:rsidRDefault="008C3597" w:rsidP="003152EB">
            <w:pPr>
              <w:pStyle w:val="0normal-segoefont"/>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retention.bytes = -1 (This must be -1, because of we need 1 week,</w:t>
            </w:r>
            <w:r w:rsidR="006D65D9">
              <w:rPr>
                <w:rFonts w:ascii="Courier New" w:hAnsi="Courier New" w:cs="Courier New"/>
                <w:color w:val="1A1523"/>
                <w:sz w:val="21"/>
                <w:szCs w:val="21"/>
                <w:shd w:val="clear" w:color="auto" w:fill="EEEDEF"/>
              </w:rPr>
              <w:t xml:space="preserve"> default size is 1GB which can be met in 4 days so we should not set the segment size at all</w:t>
            </w:r>
            <w:r>
              <w:rPr>
                <w:rFonts w:ascii="Courier New" w:hAnsi="Courier New" w:cs="Courier New"/>
                <w:color w:val="1A1523"/>
                <w:sz w:val="21"/>
                <w:szCs w:val="21"/>
                <w:shd w:val="clear" w:color="auto" w:fill="EEEDEF"/>
              </w:rPr>
              <w:t>)</w:t>
            </w:r>
          </w:p>
          <w:p w:rsidR="008C3597" w:rsidRPr="008C3597" w:rsidRDefault="008C3597" w:rsidP="008C3597">
            <w:pPr>
              <w:shd w:val="clear" w:color="auto" w:fill="FFFFFF"/>
              <w:spacing w:line="390" w:lineRule="atLeast"/>
              <w:rPr>
                <w:rFonts w:ascii="Segoe UI" w:eastAsia="Times New Roman" w:hAnsi="Segoe UI" w:cs="Segoe UI"/>
                <w:color w:val="1A1523"/>
                <w:sz w:val="24"/>
                <w:szCs w:val="24"/>
                <w:lang w:eastAsia="en-IN"/>
              </w:rPr>
            </w:pPr>
            <w:r w:rsidRPr="008C3597">
              <w:rPr>
                <w:rFonts w:ascii="Courier New" w:eastAsia="Times New Roman" w:hAnsi="Courier New" w:cs="Courier New"/>
                <w:color w:val="1A1523"/>
                <w:sz w:val="20"/>
                <w:szCs w:val="20"/>
                <w:shd w:val="clear" w:color="auto" w:fill="EEEDEF"/>
                <w:lang w:eastAsia="en-IN"/>
              </w:rPr>
              <w:t>retention.ms = 604800000</w:t>
            </w:r>
            <w:r>
              <w:rPr>
                <w:rFonts w:ascii="Courier New" w:eastAsia="Times New Roman" w:hAnsi="Courier New" w:cs="Courier New"/>
                <w:color w:val="1A1523"/>
                <w:sz w:val="20"/>
                <w:szCs w:val="20"/>
                <w:shd w:val="clear" w:color="auto" w:fill="EEEDEF"/>
                <w:lang w:eastAsia="en-IN"/>
              </w:rPr>
              <w:t xml:space="preserve"> (this means 1 week)</w:t>
            </w:r>
          </w:p>
          <w:p w:rsidR="008C3597" w:rsidRDefault="008C3597" w:rsidP="003152EB">
            <w:pPr>
              <w:pStyle w:val="0normal-segoefont"/>
            </w:pPr>
          </w:p>
        </w:tc>
        <w:tc>
          <w:tcPr>
            <w:tcW w:w="11515" w:type="dxa"/>
          </w:tcPr>
          <w:p w:rsidR="008C3597" w:rsidRDefault="008C3597" w:rsidP="003152EB">
            <w:pPr>
              <w:pStyle w:val="0normal-segoefont"/>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retention.bytes = 524288000</w:t>
            </w:r>
          </w:p>
          <w:p w:rsidR="00307588" w:rsidRDefault="008C3597" w:rsidP="008C3597">
            <w:pPr>
              <w:shd w:val="clear" w:color="auto" w:fill="FFFFFF"/>
              <w:spacing w:line="390" w:lineRule="atLeast"/>
              <w:rPr>
                <w:rFonts w:ascii="Courier New" w:eastAsia="Times New Roman" w:hAnsi="Courier New" w:cs="Courier New"/>
                <w:color w:val="1A1523"/>
                <w:sz w:val="20"/>
                <w:szCs w:val="20"/>
                <w:shd w:val="clear" w:color="auto" w:fill="EEEDEF"/>
                <w:lang w:eastAsia="en-IN"/>
              </w:rPr>
            </w:pPr>
            <w:r w:rsidRPr="008C3597">
              <w:rPr>
                <w:rFonts w:ascii="Courier New" w:eastAsia="Times New Roman" w:hAnsi="Courier New" w:cs="Courier New"/>
                <w:color w:val="1A1523"/>
                <w:sz w:val="20"/>
                <w:szCs w:val="20"/>
                <w:shd w:val="clear" w:color="auto" w:fill="EEEDEF"/>
                <w:lang w:eastAsia="en-IN"/>
              </w:rPr>
              <w:t>retention.ms = -1</w:t>
            </w:r>
            <w:r w:rsidR="00307588">
              <w:rPr>
                <w:rFonts w:ascii="Courier New" w:eastAsia="Times New Roman" w:hAnsi="Courier New" w:cs="Courier New"/>
                <w:color w:val="1A1523"/>
                <w:sz w:val="20"/>
                <w:szCs w:val="20"/>
                <w:shd w:val="clear" w:color="auto" w:fill="EEEDEF"/>
                <w:lang w:eastAsia="en-IN"/>
              </w:rPr>
              <w:t xml:space="preserve"> (we have to set time as -1,</w:t>
            </w:r>
            <w:r w:rsidR="006B13E8">
              <w:rPr>
                <w:rFonts w:ascii="Courier New" w:eastAsia="Times New Roman" w:hAnsi="Courier New" w:cs="Courier New"/>
                <w:color w:val="1A1523"/>
                <w:sz w:val="20"/>
                <w:szCs w:val="20"/>
                <w:shd w:val="clear" w:color="auto" w:fill="EEEDEF"/>
                <w:lang w:eastAsia="en-IN"/>
              </w:rPr>
              <w:t>bec to get 500MB</w:t>
            </w:r>
            <w:r w:rsidR="00AC5F2B">
              <w:rPr>
                <w:rFonts w:ascii="Courier New" w:eastAsia="Times New Roman" w:hAnsi="Courier New" w:cs="Courier New"/>
                <w:color w:val="1A1523"/>
                <w:sz w:val="20"/>
                <w:szCs w:val="20"/>
                <w:shd w:val="clear" w:color="auto" w:fill="EEEDEF"/>
                <w:lang w:eastAsia="en-IN"/>
              </w:rPr>
              <w:t xml:space="preserve"> when</w:t>
            </w:r>
            <w:r w:rsidR="006B13E8">
              <w:rPr>
                <w:rFonts w:ascii="Courier New" w:eastAsia="Times New Roman" w:hAnsi="Courier New" w:cs="Courier New"/>
                <w:color w:val="1A1523"/>
                <w:sz w:val="20"/>
                <w:szCs w:val="20"/>
                <w:shd w:val="clear" w:color="auto" w:fill="EEEDEF"/>
                <w:lang w:eastAsia="en-IN"/>
              </w:rPr>
              <w:t xml:space="preserve"> it take</w:t>
            </w:r>
            <w:r w:rsidR="00AC5F2B">
              <w:rPr>
                <w:rFonts w:ascii="Courier New" w:eastAsia="Times New Roman" w:hAnsi="Courier New" w:cs="Courier New"/>
                <w:color w:val="1A1523"/>
                <w:sz w:val="20"/>
                <w:szCs w:val="20"/>
                <w:shd w:val="clear" w:color="auto" w:fill="EEEDEF"/>
                <w:lang w:eastAsia="en-IN"/>
              </w:rPr>
              <w:t>s</w:t>
            </w:r>
            <w:r w:rsidR="006B13E8">
              <w:rPr>
                <w:rFonts w:ascii="Courier New" w:eastAsia="Times New Roman" w:hAnsi="Courier New" w:cs="Courier New"/>
                <w:color w:val="1A1523"/>
                <w:sz w:val="20"/>
                <w:szCs w:val="20"/>
                <w:shd w:val="clear" w:color="auto" w:fill="EEEDEF"/>
                <w:lang w:eastAsia="en-IN"/>
              </w:rPr>
              <w:t xml:space="preserve"> more than a week, whereas </w:t>
            </w:r>
            <w:r w:rsidR="00307588">
              <w:rPr>
                <w:rFonts w:ascii="Courier New" w:eastAsia="Times New Roman" w:hAnsi="Courier New" w:cs="Courier New"/>
                <w:color w:val="1A1523"/>
                <w:sz w:val="20"/>
                <w:szCs w:val="20"/>
                <w:shd w:val="clear" w:color="auto" w:fill="EEEDEF"/>
                <w:lang w:eastAsia="en-IN"/>
              </w:rPr>
              <w:t xml:space="preserve">default </w:t>
            </w:r>
            <w:r w:rsidR="006B13E8">
              <w:rPr>
                <w:rFonts w:ascii="Courier New" w:eastAsia="Times New Roman" w:hAnsi="Courier New" w:cs="Courier New"/>
                <w:color w:val="1A1523"/>
                <w:sz w:val="20"/>
                <w:szCs w:val="20"/>
                <w:shd w:val="clear" w:color="auto" w:fill="EEEDEF"/>
                <w:lang w:eastAsia="en-IN"/>
              </w:rPr>
              <w:t xml:space="preserve">max </w:t>
            </w:r>
            <w:r w:rsidR="00307588">
              <w:rPr>
                <w:rFonts w:ascii="Courier New" w:eastAsia="Times New Roman" w:hAnsi="Courier New" w:cs="Courier New"/>
                <w:color w:val="1A1523"/>
                <w:sz w:val="20"/>
                <w:szCs w:val="20"/>
                <w:shd w:val="clear" w:color="auto" w:fill="EEEDEF"/>
                <w:lang w:eastAsia="en-IN"/>
              </w:rPr>
              <w:t xml:space="preserve">segment </w:t>
            </w:r>
            <w:r w:rsidR="006B13E8">
              <w:rPr>
                <w:rFonts w:ascii="Courier New" w:eastAsia="Times New Roman" w:hAnsi="Courier New" w:cs="Courier New"/>
                <w:color w:val="1A1523"/>
                <w:sz w:val="20"/>
                <w:szCs w:val="20"/>
                <w:shd w:val="clear" w:color="auto" w:fill="EEEDEF"/>
                <w:lang w:eastAsia="en-IN"/>
              </w:rPr>
              <w:t xml:space="preserve">time is 1 week, segment might be </w:t>
            </w:r>
            <w:r w:rsidR="00307588">
              <w:rPr>
                <w:rFonts w:ascii="Courier New" w:eastAsia="Times New Roman" w:hAnsi="Courier New" w:cs="Courier New"/>
                <w:color w:val="1A1523"/>
                <w:sz w:val="20"/>
                <w:szCs w:val="20"/>
                <w:shd w:val="clear" w:color="auto" w:fill="EEEDEF"/>
                <w:lang w:eastAsia="en-IN"/>
              </w:rPr>
              <w:t>closed within a week</w:t>
            </w:r>
          </w:p>
          <w:p w:rsidR="008C3597" w:rsidRPr="008C3597" w:rsidRDefault="00AC5F2B" w:rsidP="008C3597">
            <w:pPr>
              <w:shd w:val="clear" w:color="auto" w:fill="FFFFFF"/>
              <w:spacing w:line="390" w:lineRule="atLeast"/>
              <w:rPr>
                <w:rFonts w:ascii="Segoe UI" w:eastAsia="Times New Roman" w:hAnsi="Segoe UI" w:cs="Segoe UI"/>
                <w:color w:val="1A1523"/>
                <w:sz w:val="24"/>
                <w:szCs w:val="24"/>
                <w:lang w:eastAsia="en-IN"/>
              </w:rPr>
            </w:pPr>
            <w:r>
              <w:rPr>
                <w:rFonts w:ascii="Courier New" w:eastAsia="Times New Roman" w:hAnsi="Courier New" w:cs="Courier New"/>
                <w:color w:val="1A1523"/>
                <w:sz w:val="20"/>
                <w:szCs w:val="20"/>
                <w:shd w:val="clear" w:color="auto" w:fill="EEEDEF"/>
                <w:lang w:eastAsia="en-IN"/>
              </w:rPr>
              <w:t>so to avoid this we should not set the segment max time</w:t>
            </w:r>
            <w:r w:rsidR="00307588">
              <w:rPr>
                <w:rFonts w:ascii="Courier New" w:eastAsia="Times New Roman" w:hAnsi="Courier New" w:cs="Courier New"/>
                <w:color w:val="1A1523"/>
                <w:sz w:val="20"/>
                <w:szCs w:val="20"/>
                <w:shd w:val="clear" w:color="auto" w:fill="EEEDEF"/>
                <w:lang w:eastAsia="en-IN"/>
              </w:rPr>
              <w:t xml:space="preserve"> )</w:t>
            </w:r>
          </w:p>
          <w:p w:rsidR="008C3597" w:rsidRDefault="008C3597" w:rsidP="003152EB">
            <w:pPr>
              <w:pStyle w:val="0normal-segoefont"/>
            </w:pPr>
          </w:p>
        </w:tc>
      </w:tr>
    </w:tbl>
    <w:p w:rsidR="008C3597" w:rsidRDefault="008C3597" w:rsidP="003152EB">
      <w:pPr>
        <w:pStyle w:val="0normal-segoefont"/>
      </w:pPr>
    </w:p>
    <w:p w:rsidR="00802ED3" w:rsidRDefault="00802ED3" w:rsidP="003152EB">
      <w:pPr>
        <w:pStyle w:val="0normal-segoefont"/>
      </w:pPr>
      <w:r>
        <w:rPr>
          <w:noProof/>
          <w:lang w:val="en-IN" w:eastAsia="en-IN"/>
        </w:rPr>
        <w:lastRenderedPageBreak/>
        <w:drawing>
          <wp:inline distT="0" distB="0" distL="0" distR="0" wp14:anchorId="0BC9842F" wp14:editId="7309CC26">
            <wp:extent cx="14630400" cy="539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30400" cy="5398135"/>
                    </a:xfrm>
                    <a:prstGeom prst="rect">
                      <a:avLst/>
                    </a:prstGeom>
                  </pic:spPr>
                </pic:pic>
              </a:graphicData>
            </a:graphic>
          </wp:inline>
        </w:drawing>
      </w:r>
    </w:p>
    <w:p w:rsidR="00802ED3" w:rsidRPr="00090DD6" w:rsidRDefault="00802ED3" w:rsidP="00802ED3">
      <w:pPr>
        <w:pStyle w:val="0normal-segoefont"/>
        <w:rPr>
          <w:b/>
          <w:i/>
          <w:iCs/>
        </w:rPr>
      </w:pPr>
      <w:r w:rsidRPr="00802ED3">
        <w:t>C:\confluentkafka&gt;.\bin\windows\kafka-topics.bat --create --topic tcs --partitions 3 --bootstrap-server localhost:9092</w:t>
      </w:r>
      <w:r w:rsidRPr="00090DD6">
        <w:rPr>
          <w:b/>
          <w:color w:val="FFC000"/>
        </w:rPr>
        <w:t xml:space="preserve"> --config retention.ms=45000 </w:t>
      </w:r>
      <w:r w:rsidRPr="00090DD6">
        <w:rPr>
          <w:b/>
        </w:rPr>
        <w:t>--config segment.bytes=10000</w:t>
      </w:r>
    </w:p>
    <w:p w:rsidR="00802ED3" w:rsidRDefault="00802ED3" w:rsidP="00802ED3">
      <w:pPr>
        <w:pStyle w:val="0normal-segoefont"/>
      </w:pPr>
      <w:r>
        <w:t>If u see above command we created a topic with max segment size as 10KB, so all the log files are mostly less than 10 KB and</w:t>
      </w:r>
    </w:p>
    <w:p w:rsidR="00802ED3" w:rsidRDefault="00802ED3" w:rsidP="00802ED3">
      <w:pPr>
        <w:pStyle w:val="0normal-segoefont"/>
      </w:pPr>
      <w:r>
        <w:t xml:space="preserve">We configured retention period as 45 seconds, means broker will scan all segment files and if it notices any file </w:t>
      </w:r>
      <w:r w:rsidRPr="00090DD6">
        <w:rPr>
          <w:b/>
          <w:color w:val="FFC000"/>
        </w:rPr>
        <w:t>aged more than 45 seconds</w:t>
      </w:r>
      <w:r>
        <w:t xml:space="preserve"> from last modified timestamp then that segment file will be deleted</w:t>
      </w:r>
      <w:r w:rsidR="00035251">
        <w:t>, already</w:t>
      </w:r>
      <w:r w:rsidR="00382CAB">
        <w:t xml:space="preserve"> if u see above many segment files are showing as deleted.</w:t>
      </w:r>
    </w:p>
    <w:p w:rsidR="00BA6145" w:rsidRPr="00A05775" w:rsidRDefault="00BA6145" w:rsidP="00BA6145">
      <w:pPr>
        <w:pStyle w:val="Heading4"/>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pPr>
      <w:r w:rsidRPr="00A05775">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t>Offset</w:t>
      </w:r>
    </w:p>
    <w:p w:rsidR="00544DB2" w:rsidRPr="00EA0CB2" w:rsidRDefault="005855CE" w:rsidP="00BA6145">
      <w:pPr>
        <w:rPr>
          <w:rFonts w:ascii="Corbel" w:hAnsi="Corbel"/>
          <w:sz w:val="28"/>
        </w:rPr>
      </w:pPr>
      <w:r w:rsidRPr="00EA0CB2">
        <w:rPr>
          <w:rFonts w:ascii="Corbel" w:hAnsi="Corbel"/>
          <w:sz w:val="28"/>
        </w:rPr>
        <w:t xml:space="preserve">Like when we came to movie theatre, each and every person in theatre will get the seat right </w:t>
      </w:r>
      <w:r w:rsidR="00A05775" w:rsidRPr="00EA0CB2">
        <w:rPr>
          <w:rFonts w:ascii="Corbel" w:hAnsi="Corbel"/>
          <w:sz w:val="28"/>
        </w:rPr>
        <w:t xml:space="preserve">and seat will have seat number right similarly, </w:t>
      </w:r>
      <w:r w:rsidR="00D077EF" w:rsidRPr="00EA0CB2">
        <w:rPr>
          <w:rFonts w:ascii="Corbel" w:hAnsi="Corbel"/>
          <w:sz w:val="28"/>
        </w:rPr>
        <w:t xml:space="preserve">every message written in the file will have offset number </w:t>
      </w:r>
      <w:r w:rsidR="00FB62BA" w:rsidRPr="00EA0CB2">
        <w:rPr>
          <w:rFonts w:ascii="Corbel" w:hAnsi="Corbel"/>
          <w:sz w:val="28"/>
        </w:rPr>
        <w:t xml:space="preserve">, if we are writing 10k messages </w:t>
      </w:r>
      <w:r w:rsidR="00544DB2" w:rsidRPr="00EA0CB2">
        <w:rPr>
          <w:rFonts w:ascii="Corbel" w:hAnsi="Corbel"/>
          <w:sz w:val="28"/>
        </w:rPr>
        <w:t>to a  topic which consists of 3 partitions , if the incoming message is not having the partition number or if it doesn’t have the key all the messages will be sent equally to all par</w:t>
      </w:r>
      <w:r w:rsidR="00EA0CB2" w:rsidRPr="00EA0CB2">
        <w:rPr>
          <w:rFonts w:ascii="Corbel" w:hAnsi="Corbel"/>
          <w:sz w:val="28"/>
        </w:rPr>
        <w:t>titions so as we don’t send key the partition</w:t>
      </w:r>
      <w:r w:rsidR="00544DB2" w:rsidRPr="00EA0CB2">
        <w:rPr>
          <w:rFonts w:ascii="Corbel" w:hAnsi="Corbel"/>
          <w:sz w:val="28"/>
        </w:rPr>
        <w:t xml:space="preserve"> number each partition will get 3333 messages and those will be stored in segment files , if file / segment size is cfgd as 1 MB if all 3333 messages can fall under 1MB, then all messages will store in same file /segment.</w:t>
      </w:r>
    </w:p>
    <w:p w:rsidR="00544DB2" w:rsidRPr="00F372F9" w:rsidRDefault="00544DB2" w:rsidP="00BA6145">
      <w:pPr>
        <w:rPr>
          <w:rFonts w:ascii="Corbel" w:hAnsi="Corbel"/>
          <w:sz w:val="28"/>
        </w:rPr>
      </w:pPr>
      <w:r w:rsidRPr="00F372F9">
        <w:rPr>
          <w:rFonts w:ascii="Corbel" w:hAnsi="Corbel"/>
          <w:sz w:val="28"/>
        </w:rPr>
        <w:t xml:space="preserve">And </w:t>
      </w:r>
      <w:r w:rsidR="00B906A1" w:rsidRPr="00F372F9">
        <w:rPr>
          <w:rFonts w:ascii="Corbel" w:hAnsi="Corbel"/>
          <w:sz w:val="28"/>
        </w:rPr>
        <w:t>most</w:t>
      </w:r>
      <w:r w:rsidRPr="00F372F9">
        <w:rPr>
          <w:rFonts w:ascii="Corbel" w:hAnsi="Corbel"/>
          <w:sz w:val="28"/>
        </w:rPr>
        <w:t xml:space="preserve"> imp thing is every message will have some offset number like every person will have the aadhar number</w:t>
      </w:r>
    </w:p>
    <w:p w:rsidR="00544DB2" w:rsidRPr="00F372F9" w:rsidRDefault="00544DB2" w:rsidP="00BA6145">
      <w:pPr>
        <w:rPr>
          <w:rFonts w:ascii="Corbel" w:hAnsi="Corbel"/>
          <w:sz w:val="28"/>
        </w:rPr>
      </w:pPr>
      <w:r w:rsidRPr="00F372F9">
        <w:rPr>
          <w:rFonts w:ascii="Corbel" w:hAnsi="Corbel"/>
          <w:sz w:val="28"/>
        </w:rPr>
        <w:t xml:space="preserve">But to uniquely identify a message in </w:t>
      </w:r>
      <w:r w:rsidR="00B906A1" w:rsidRPr="00F372F9">
        <w:rPr>
          <w:rFonts w:ascii="Corbel" w:hAnsi="Corbel"/>
          <w:sz w:val="28"/>
        </w:rPr>
        <w:t>that topic, we</w:t>
      </w:r>
      <w:r w:rsidRPr="00F372F9">
        <w:rPr>
          <w:rFonts w:ascii="Corbel" w:hAnsi="Corbel"/>
          <w:sz w:val="28"/>
        </w:rPr>
        <w:t xml:space="preserve"> should know topic name and partition number </w:t>
      </w:r>
      <w:r w:rsidR="00273FCD" w:rsidRPr="00F372F9">
        <w:rPr>
          <w:rFonts w:ascii="Corbel" w:hAnsi="Corbel"/>
          <w:sz w:val="28"/>
        </w:rPr>
        <w:t xml:space="preserve">(folder number) </w:t>
      </w:r>
      <w:r w:rsidRPr="00F372F9">
        <w:rPr>
          <w:rFonts w:ascii="Corbel" w:hAnsi="Corbel"/>
          <w:sz w:val="28"/>
        </w:rPr>
        <w:t>and offset number all 3 are mandatory</w:t>
      </w:r>
    </w:p>
    <w:p w:rsidR="00273FCD" w:rsidRDefault="00273FCD" w:rsidP="00BA6145">
      <w:pPr>
        <w:rPr>
          <w:rFonts w:ascii="Corbel" w:hAnsi="Corbel"/>
          <w:sz w:val="28"/>
        </w:rPr>
      </w:pPr>
      <w:r w:rsidRPr="00F372F9">
        <w:rPr>
          <w:rFonts w:ascii="Corbel" w:hAnsi="Corbel"/>
          <w:sz w:val="28"/>
        </w:rPr>
        <w:lastRenderedPageBreak/>
        <w:t xml:space="preserve">Inside folder we have many </w:t>
      </w:r>
      <w:r w:rsidR="00B906A1" w:rsidRPr="00F372F9">
        <w:rPr>
          <w:rFonts w:ascii="Corbel" w:hAnsi="Corbel"/>
          <w:sz w:val="28"/>
        </w:rPr>
        <w:t>files,</w:t>
      </w:r>
      <w:r w:rsidRPr="00F372F9">
        <w:rPr>
          <w:rFonts w:ascii="Corbel" w:hAnsi="Corbel"/>
          <w:sz w:val="28"/>
        </w:rPr>
        <w:t xml:space="preserve"> files are called segments, message will have unique number across all files,</w:t>
      </w:r>
      <w:r w:rsidR="00B906A1" w:rsidRPr="00F372F9">
        <w:rPr>
          <w:rFonts w:ascii="Corbel" w:hAnsi="Corbel"/>
          <w:sz w:val="28"/>
        </w:rPr>
        <w:t xml:space="preserve"> </w:t>
      </w:r>
      <w:r w:rsidRPr="00F372F9">
        <w:rPr>
          <w:rFonts w:ascii="Corbel" w:hAnsi="Corbel"/>
          <w:sz w:val="28"/>
        </w:rPr>
        <w:t xml:space="preserve">ex:- if we know the offset number </w:t>
      </w:r>
    </w:p>
    <w:p w:rsidR="000D0D71" w:rsidRDefault="000D0D71" w:rsidP="00BA6145">
      <w:pPr>
        <w:rPr>
          <w:rFonts w:ascii="Corbel" w:hAnsi="Corbel"/>
          <w:sz w:val="28"/>
        </w:rPr>
      </w:pPr>
      <w:r>
        <w:rPr>
          <w:rFonts w:ascii="Corbel" w:hAnsi="Corbel"/>
          <w:sz w:val="28"/>
        </w:rPr>
        <w:t>Means offset number will be carried out to the next segment file … in the entire folder, so offset number will be unique &amp; will not be repeated in the entire</w:t>
      </w:r>
      <w:r w:rsidR="007B4B5C">
        <w:rPr>
          <w:rFonts w:ascii="Corbel" w:hAnsi="Corbel"/>
          <w:sz w:val="28"/>
        </w:rPr>
        <w:t xml:space="preserve"> segment</w:t>
      </w:r>
      <w:r>
        <w:rPr>
          <w:rFonts w:ascii="Corbel" w:hAnsi="Corbel"/>
          <w:sz w:val="28"/>
        </w:rPr>
        <w:t xml:space="preserve"> folder</w:t>
      </w:r>
    </w:p>
    <w:p w:rsidR="00273FCD" w:rsidRPr="00F372F9" w:rsidRDefault="00586EDF" w:rsidP="00BA6145">
      <w:pPr>
        <w:rPr>
          <w:rFonts w:ascii="Corbel" w:hAnsi="Corbel"/>
          <w:sz w:val="28"/>
        </w:rPr>
      </w:pPr>
      <w:r w:rsidRPr="00F372F9">
        <w:rPr>
          <w:rFonts w:ascii="Corbel" w:hAnsi="Corbel"/>
          <w:sz w:val="28"/>
        </w:rPr>
        <w:t>It’s</w:t>
      </w:r>
      <w:r w:rsidR="00273FCD" w:rsidRPr="00F372F9">
        <w:rPr>
          <w:rFonts w:ascii="Corbel" w:hAnsi="Corbel"/>
          <w:sz w:val="28"/>
        </w:rPr>
        <w:t xml:space="preserve"> very easy to search this message across all file, because each file is numbered it have the range from which off to which offset messages it holds</w:t>
      </w:r>
    </w:p>
    <w:p w:rsidR="00273FCD" w:rsidRDefault="00301650" w:rsidP="00BA6145">
      <w:r w:rsidRPr="00586EDF">
        <w:rPr>
          <w:noProof/>
          <w:sz w:val="28"/>
          <w:lang w:eastAsia="en-IN"/>
        </w:rPr>
        <w:drawing>
          <wp:anchor distT="0" distB="0" distL="114300" distR="114300" simplePos="0" relativeHeight="251660288" behindDoc="0" locked="0" layoutInCell="1" allowOverlap="1" wp14:anchorId="267D007E" wp14:editId="2488A1D7">
            <wp:simplePos x="457200" y="923925"/>
            <wp:positionH relativeFrom="column">
              <wp:align>left</wp:align>
            </wp:positionH>
            <wp:positionV relativeFrom="paragraph">
              <wp:align>top</wp:align>
            </wp:positionV>
            <wp:extent cx="3543300" cy="14763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476375"/>
                    </a:xfrm>
                    <a:prstGeom prst="rect">
                      <a:avLst/>
                    </a:prstGeom>
                    <a:noFill/>
                    <a:ln>
                      <a:noFill/>
                    </a:ln>
                  </pic:spPr>
                </pic:pic>
              </a:graphicData>
            </a:graphic>
          </wp:anchor>
        </w:drawing>
      </w:r>
      <w:r w:rsidRPr="00586EDF">
        <w:rPr>
          <w:sz w:val="28"/>
        </w:rPr>
        <w:t>in the image u see each file /segment</w:t>
      </w:r>
      <w:r w:rsidR="00586EDF" w:rsidRPr="00586EDF">
        <w:rPr>
          <w:sz w:val="28"/>
        </w:rPr>
        <w:t xml:space="preserve"> name</w:t>
      </w:r>
      <w:r w:rsidRPr="00586EDF">
        <w:rPr>
          <w:sz w:val="28"/>
        </w:rPr>
        <w:t xml:space="preserve"> is having some number indicates the </w:t>
      </w:r>
      <w:r w:rsidR="00586EDF" w:rsidRPr="00586EDF">
        <w:rPr>
          <w:sz w:val="28"/>
        </w:rPr>
        <w:t xml:space="preserve">starting </w:t>
      </w:r>
      <w:r w:rsidRPr="00586EDF">
        <w:rPr>
          <w:sz w:val="28"/>
        </w:rPr>
        <w:t>offset number which that files hold</w:t>
      </w:r>
      <w:r w:rsidRPr="00586EDF">
        <w:rPr>
          <w:sz w:val="28"/>
        </w:rPr>
        <w:br w:type="textWrapping" w:clear="all"/>
      </w:r>
      <w:r w:rsidR="001B027D">
        <w:t xml:space="preserve">There are 2 types of offset </w:t>
      </w:r>
    </w:p>
    <w:p w:rsidR="001B027D" w:rsidRDefault="001B027D" w:rsidP="001B027D">
      <w:pPr>
        <w:pStyle w:val="ListParagraph"/>
        <w:numPr>
          <w:ilvl w:val="0"/>
          <w:numId w:val="13"/>
        </w:numPr>
      </w:pPr>
      <w:r>
        <w:t>committed offsets: means offset will be committed frequently to the broker</w:t>
      </w:r>
    </w:p>
    <w:p w:rsidR="001B027D" w:rsidRDefault="001B027D" w:rsidP="001B027D">
      <w:pPr>
        <w:pStyle w:val="ListParagraph"/>
        <w:rPr>
          <w:rFonts w:ascii="Segoe UI Historic" w:hAnsi="Segoe UI Historic" w:cs="Segoe UI Historic"/>
          <w:color w:val="000000" w:themeColor="text1"/>
          <w:sz w:val="24"/>
          <w:szCs w:val="24"/>
        </w:rPr>
      </w:pPr>
      <w:r w:rsidRPr="00540992">
        <w:rPr>
          <w:rFonts w:ascii="Segoe UI Historic" w:hAnsi="Segoe UI Historic" w:cs="Segoe UI Historic"/>
          <w:color w:val="000000" w:themeColor="text1"/>
          <w:sz w:val="24"/>
          <w:szCs w:val="24"/>
        </w:rPr>
        <w:t>props.setProperty("enable.auto.commit", "</w:t>
      </w:r>
      <w:r>
        <w:rPr>
          <w:rFonts w:ascii="Segoe UI Historic" w:hAnsi="Segoe UI Historic" w:cs="Segoe UI Historic"/>
          <w:color w:val="000000" w:themeColor="text1"/>
          <w:sz w:val="24"/>
          <w:szCs w:val="24"/>
        </w:rPr>
        <w:t>true</w:t>
      </w:r>
      <w:r w:rsidRPr="00540992">
        <w:rPr>
          <w:rFonts w:ascii="Segoe UI Historic" w:hAnsi="Segoe UI Historic" w:cs="Segoe UI Historic"/>
          <w:color w:val="000000" w:themeColor="text1"/>
          <w:sz w:val="24"/>
          <w:szCs w:val="24"/>
        </w:rPr>
        <w:t>");</w:t>
      </w:r>
      <w:r>
        <w:rPr>
          <w:rFonts w:ascii="Segoe UI Historic" w:hAnsi="Segoe UI Historic" w:cs="Segoe UI Historic"/>
          <w:color w:val="000000" w:themeColor="text1"/>
          <w:sz w:val="24"/>
          <w:szCs w:val="24"/>
        </w:rPr>
        <w:t xml:space="preserve">  by default its true</w:t>
      </w:r>
    </w:p>
    <w:p w:rsidR="00D556A7" w:rsidRDefault="00D556A7" w:rsidP="001B027D">
      <w:pPr>
        <w:pStyle w:val="ListParagraph"/>
        <w:rPr>
          <w:rFonts w:ascii="Segoe UI Historic" w:hAnsi="Segoe UI Historic" w:cs="Segoe UI Historic"/>
          <w:color w:val="000000" w:themeColor="text1"/>
          <w:sz w:val="24"/>
          <w:szCs w:val="24"/>
        </w:rPr>
      </w:pPr>
    </w:p>
    <w:p w:rsidR="00D556A7" w:rsidRDefault="00D556A7" w:rsidP="00D556A7">
      <w:pPr>
        <w:pStyle w:val="NormalWeb"/>
        <w:shd w:val="clear" w:color="auto" w:fill="FFFFFF"/>
        <w:spacing w:before="0" w:beforeAutospacing="0" w:after="240" w:afterAutospacing="0" w:line="390" w:lineRule="atLeast"/>
        <w:rPr>
          <w:rFonts w:ascii="Segoe UI" w:hAnsi="Segoe UI" w:cs="Segoe UI"/>
          <w:color w:val="1A1523"/>
        </w:rPr>
      </w:pPr>
      <w:r>
        <w:rPr>
          <w:rFonts w:ascii="Segoe UI" w:hAnsi="Segoe UI" w:cs="Segoe UI"/>
          <w:color w:val="1A1523"/>
        </w:rPr>
        <w:t>Kafka allows consumers to start fetching messages from any available offset. In order to help brokers quickly locate the message for a given offset, Kafka maintains two indexes for each segment:</w:t>
      </w:r>
    </w:p>
    <w:p w:rsidR="00D556A7" w:rsidRDefault="00D556A7" w:rsidP="00D556A7">
      <w:pPr>
        <w:pStyle w:val="NormalWeb"/>
        <w:numPr>
          <w:ilvl w:val="0"/>
          <w:numId w:val="17"/>
        </w:numPr>
        <w:shd w:val="clear" w:color="auto" w:fill="FFFFFF"/>
        <w:spacing w:before="0" w:beforeAutospacing="0" w:after="240" w:afterAutospacing="0" w:line="390" w:lineRule="atLeast"/>
        <w:ind w:left="0"/>
        <w:rPr>
          <w:rFonts w:ascii="Segoe UI" w:hAnsi="Segoe UI" w:cs="Segoe UI"/>
          <w:color w:val="1A1523"/>
        </w:rPr>
      </w:pPr>
      <w:r>
        <w:rPr>
          <w:rFonts w:ascii="Segoe UI" w:hAnsi="Segoe UI" w:cs="Segoe UI"/>
          <w:color w:val="1A1523"/>
        </w:rPr>
        <w:t>An offset to position index - It helps Kafka know what part of a segment to read to find a message</w:t>
      </w:r>
    </w:p>
    <w:p w:rsidR="00D556A7" w:rsidRDefault="00D556A7" w:rsidP="00D556A7">
      <w:pPr>
        <w:pStyle w:val="NormalWeb"/>
        <w:numPr>
          <w:ilvl w:val="0"/>
          <w:numId w:val="17"/>
        </w:numPr>
        <w:shd w:val="clear" w:color="auto" w:fill="FFFFFF"/>
        <w:spacing w:before="0" w:beforeAutospacing="0" w:after="240" w:afterAutospacing="0" w:line="390" w:lineRule="atLeast"/>
        <w:ind w:left="0"/>
        <w:rPr>
          <w:rFonts w:ascii="Segoe UI" w:hAnsi="Segoe UI" w:cs="Segoe UI"/>
          <w:color w:val="1A1523"/>
        </w:rPr>
      </w:pPr>
      <w:r>
        <w:rPr>
          <w:rFonts w:ascii="Segoe UI" w:hAnsi="Segoe UI" w:cs="Segoe UI"/>
          <w:color w:val="1A1523"/>
        </w:rPr>
        <w:t>A timestamp to offset index - It allows Kafka to find messages with a specific timestamp</w:t>
      </w:r>
    </w:p>
    <w:p w:rsidR="00D556A7" w:rsidRDefault="00D556A7" w:rsidP="001B027D">
      <w:pPr>
        <w:pStyle w:val="ListParagraph"/>
        <w:rPr>
          <w:rFonts w:ascii="Segoe UI Historic" w:hAnsi="Segoe UI Historic" w:cs="Segoe UI Historic"/>
          <w:color w:val="000000" w:themeColor="text1"/>
          <w:sz w:val="24"/>
          <w:szCs w:val="24"/>
        </w:rPr>
      </w:pPr>
    </w:p>
    <w:p w:rsidR="00753C7E" w:rsidRPr="00753C7E" w:rsidRDefault="00753C7E" w:rsidP="00753C7E">
      <w:pPr>
        <w:pStyle w:val="Heading4"/>
        <w:rPr>
          <w:rFonts w:ascii="Harlow Solid Italic" w:hAnsi="Harlow Solid Italic"/>
          <w:b/>
          <w:color w:val="7030A0"/>
          <w:sz w:val="56"/>
          <w14:textOutline w14:w="11112" w14:cap="flat" w14:cmpd="sng" w14:algn="ctr">
            <w14:solidFill>
              <w14:srgbClr w14:val="FFC000"/>
            </w14:solidFill>
            <w14:prstDash w14:val="solid"/>
            <w14:round/>
          </w14:textOutline>
        </w:rPr>
      </w:pPr>
      <w:r w:rsidRPr="00753C7E">
        <w:rPr>
          <w:rFonts w:ascii="Harlow Solid Italic" w:hAnsi="Harlow Solid Italic"/>
          <w:b/>
          <w:color w:val="7030A0"/>
          <w:sz w:val="56"/>
          <w14:textOutline w14:w="11112" w14:cap="flat" w14:cmpd="sng" w14:algn="ctr">
            <w14:solidFill>
              <w14:srgbClr w14:val="FFC000"/>
            </w14:solidFill>
            <w14:prstDash w14:val="solid"/>
            <w14:round/>
          </w14:textOutline>
        </w:rPr>
        <w:t>Fetching messages in order and fetching messages after certain time</w:t>
      </w:r>
    </w:p>
    <w:p w:rsidR="00753C7E" w:rsidRPr="001E3C94" w:rsidRDefault="00753C7E"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Two important files in above- along with .log files (which have actual messages)</w:t>
      </w:r>
    </w:p>
    <w:p w:rsidR="00753C7E" w:rsidRPr="001E3C94" w:rsidRDefault="00753C7E"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.index</w:t>
      </w:r>
      <w:r w:rsidR="005F3F14" w:rsidRPr="001E3C94">
        <w:rPr>
          <w:rFonts w:ascii="Segoe UI" w:eastAsia="Times New Roman" w:hAnsi="Segoe UI" w:cs="Segoe UI"/>
          <w:color w:val="1A1523"/>
          <w:sz w:val="28"/>
          <w:szCs w:val="24"/>
          <w:lang w:eastAsia="en-IN"/>
        </w:rPr>
        <w:t xml:space="preserve"> file</w:t>
      </w:r>
      <w:r w:rsidRPr="001E3C94">
        <w:rPr>
          <w:rFonts w:ascii="Segoe UI" w:eastAsia="Times New Roman" w:hAnsi="Segoe UI" w:cs="Segoe UI"/>
          <w:color w:val="1A1523"/>
          <w:sz w:val="28"/>
          <w:szCs w:val="24"/>
          <w:lang w:eastAsia="en-IN"/>
        </w:rPr>
        <w:t xml:space="preserve"> </w:t>
      </w:r>
      <w:r w:rsidRPr="001E3C94">
        <w:rPr>
          <w:rFonts w:ascii="Segoe UI" w:eastAsia="Times New Roman" w:hAnsi="Segoe UI" w:cs="Segoe UI"/>
          <w:color w:val="1A1523"/>
          <w:sz w:val="28"/>
          <w:szCs w:val="24"/>
          <w:lang w:eastAsia="en-IN"/>
        </w:rPr>
        <w:sym w:font="Wingdings" w:char="F0E0"/>
      </w:r>
      <w:r w:rsidRPr="001E3C94">
        <w:rPr>
          <w:rFonts w:ascii="Segoe UI" w:eastAsia="Times New Roman" w:hAnsi="Segoe UI" w:cs="Segoe UI"/>
          <w:color w:val="1A1523"/>
          <w:sz w:val="28"/>
          <w:szCs w:val="24"/>
          <w:lang w:eastAsia="en-IN"/>
        </w:rPr>
        <w:t xml:space="preserve"> This file is useful when we want to receive 1st 100 messages or from 500-680th messages, it will maintain the index, bec for that topic if we have 5 partitions/folders</w:t>
      </w:r>
    </w:p>
    <w:p w:rsidR="00753C7E" w:rsidRPr="001E3C94" w:rsidRDefault="00753C7E"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ab/>
        <w:t>All message will be distributed to all partitions , 1st msg to p1, 3rdmsg to p2,2nd pmsg to p5 like that, if those are distributed like that this index file will help to fetch all messages in order</w:t>
      </w:r>
    </w:p>
    <w:p w:rsidR="00753C7E" w:rsidRPr="001E3C94" w:rsidRDefault="00753C7E" w:rsidP="001B027D">
      <w:pPr>
        <w:pStyle w:val="ListParagraph"/>
        <w:rPr>
          <w:rFonts w:ascii="Segoe UI" w:eastAsia="Times New Roman" w:hAnsi="Segoe UI" w:cs="Segoe UI"/>
          <w:color w:val="1A1523"/>
          <w:sz w:val="28"/>
          <w:szCs w:val="24"/>
          <w:lang w:eastAsia="en-IN"/>
        </w:rPr>
      </w:pPr>
    </w:p>
    <w:p w:rsidR="00753C7E" w:rsidRPr="001E3C94" w:rsidRDefault="00753C7E"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.timeindex</w:t>
      </w:r>
      <w:r w:rsidR="005F3F14" w:rsidRPr="001E3C94">
        <w:rPr>
          <w:rFonts w:ascii="Segoe UI" w:eastAsia="Times New Roman" w:hAnsi="Segoe UI" w:cs="Segoe UI"/>
          <w:color w:val="1A1523"/>
          <w:sz w:val="28"/>
          <w:szCs w:val="24"/>
          <w:lang w:eastAsia="en-IN"/>
        </w:rPr>
        <w:t xml:space="preserve"> file</w:t>
      </w:r>
      <w:r w:rsidRPr="001E3C94">
        <w:rPr>
          <w:rFonts w:ascii="Segoe UI" w:eastAsia="Times New Roman" w:hAnsi="Segoe UI" w:cs="Segoe UI"/>
          <w:color w:val="1A1523"/>
          <w:sz w:val="28"/>
          <w:szCs w:val="24"/>
          <w:lang w:eastAsia="en-IN"/>
        </w:rPr>
        <w:t xml:space="preserve"> </w:t>
      </w:r>
      <w:r w:rsidRPr="001E3C94">
        <w:rPr>
          <w:rFonts w:ascii="Segoe UI" w:eastAsia="Times New Roman" w:hAnsi="Segoe UI" w:cs="Segoe UI"/>
          <w:color w:val="1A1523"/>
          <w:sz w:val="28"/>
          <w:szCs w:val="24"/>
          <w:lang w:eastAsia="en-IN"/>
        </w:rPr>
        <w:sym w:font="Wingdings" w:char="F0E0"/>
      </w:r>
      <w:r w:rsidRPr="001E3C94">
        <w:rPr>
          <w:rFonts w:ascii="Segoe UI" w:eastAsia="Times New Roman" w:hAnsi="Segoe UI" w:cs="Segoe UI"/>
          <w:color w:val="1A1523"/>
          <w:sz w:val="28"/>
          <w:szCs w:val="24"/>
          <w:lang w:eastAsia="en-IN"/>
        </w:rPr>
        <w:t xml:space="preserve"> this file is useful when we want to get some messages after say 2:00 pm or after 8:00PM</w:t>
      </w:r>
    </w:p>
    <w:p w:rsidR="00753C7E" w:rsidRPr="001E3C94" w:rsidRDefault="001E3C94"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When consumer</w:t>
      </w:r>
      <w:r w:rsidR="00753C7E" w:rsidRPr="001E3C94">
        <w:rPr>
          <w:rFonts w:ascii="Segoe UI" w:eastAsia="Times New Roman" w:hAnsi="Segoe UI" w:cs="Segoe UI"/>
          <w:color w:val="1A1523"/>
          <w:sz w:val="28"/>
          <w:szCs w:val="24"/>
          <w:lang w:eastAsia="en-IN"/>
        </w:rPr>
        <w:t xml:space="preserve"> </w:t>
      </w:r>
      <w:r w:rsidR="00AB3E70" w:rsidRPr="001E3C94">
        <w:rPr>
          <w:rFonts w:ascii="Segoe UI" w:eastAsia="Times New Roman" w:hAnsi="Segoe UI" w:cs="Segoe UI"/>
          <w:color w:val="1A1523"/>
          <w:sz w:val="28"/>
          <w:szCs w:val="24"/>
          <w:lang w:eastAsia="en-IN"/>
        </w:rPr>
        <w:t xml:space="preserve">asks broker </w:t>
      </w:r>
      <w:r w:rsidR="00753C7E" w:rsidRPr="001E3C94">
        <w:rPr>
          <w:rFonts w:ascii="Segoe UI" w:eastAsia="Times New Roman" w:hAnsi="Segoe UI" w:cs="Segoe UI"/>
          <w:color w:val="1A1523"/>
          <w:sz w:val="28"/>
          <w:szCs w:val="24"/>
          <w:lang w:eastAsia="en-IN"/>
        </w:rPr>
        <w:t xml:space="preserve">to receive messages in order </w:t>
      </w:r>
      <w:r w:rsidR="00AB3E70" w:rsidRPr="001E3C94">
        <w:rPr>
          <w:rFonts w:ascii="Segoe UI" w:eastAsia="Times New Roman" w:hAnsi="Segoe UI" w:cs="Segoe UI"/>
          <w:color w:val="1A1523"/>
          <w:sz w:val="28"/>
          <w:szCs w:val="24"/>
          <w:lang w:eastAsia="en-IN"/>
        </w:rPr>
        <w:t>then .index file will be used</w:t>
      </w:r>
    </w:p>
    <w:p w:rsidR="005F3F14" w:rsidRPr="001E3C94" w:rsidRDefault="005F3F14"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With offset number also we can fetch /ask broker</w:t>
      </w:r>
    </w:p>
    <w:p w:rsidR="005F3F14" w:rsidRPr="001E3C94" w:rsidRDefault="005F3F14" w:rsidP="001B027D">
      <w:pPr>
        <w:pStyle w:val="ListParagraph"/>
        <w:rPr>
          <w:rFonts w:ascii="Segoe UI" w:eastAsia="Times New Roman" w:hAnsi="Segoe UI" w:cs="Segoe UI"/>
          <w:color w:val="1A1523"/>
          <w:sz w:val="28"/>
          <w:szCs w:val="24"/>
          <w:lang w:eastAsia="en-IN"/>
        </w:rPr>
      </w:pPr>
      <w:r w:rsidRPr="001E3C94">
        <w:rPr>
          <w:rFonts w:ascii="Segoe UI" w:eastAsia="Times New Roman" w:hAnsi="Segoe UI" w:cs="Segoe UI"/>
          <w:color w:val="1A1523"/>
          <w:sz w:val="28"/>
          <w:szCs w:val="24"/>
          <w:lang w:eastAsia="en-IN"/>
        </w:rPr>
        <w:t>I still don’t know why 2 files- why in one file itself can’t we write the full data?</w:t>
      </w:r>
    </w:p>
    <w:p w:rsidR="00804B3D" w:rsidRDefault="00DB4A5F" w:rsidP="00DB4A5F">
      <w:pPr>
        <w:pStyle w:val="3h3-red"/>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pPr>
      <w:r w:rsidRPr="00DB4A5F">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t>Replicas</w:t>
      </w:r>
    </w:p>
    <w:p w:rsidR="00920250" w:rsidRPr="00920250" w:rsidRDefault="00920250" w:rsidP="009202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20250">
        <w:rPr>
          <w:rFonts w:ascii="Courier New" w:eastAsia="Times New Roman" w:hAnsi="Courier New" w:cs="Courier New"/>
          <w:color w:val="0033B3"/>
          <w:sz w:val="20"/>
          <w:szCs w:val="20"/>
          <w:lang w:eastAsia="en-IN"/>
        </w:rPr>
        <w:t xml:space="preserve">C:\kafka_2.13-3.3.1\bin\windows\kafka-topics.bat --create --bootstrap-server localhost:9092 --topic </w:t>
      </w:r>
      <w:r w:rsidRPr="00920250">
        <w:rPr>
          <w:rFonts w:ascii="Courier New" w:eastAsia="Times New Roman" w:hAnsi="Courier New" w:cs="Courier New"/>
          <w:b/>
          <w:color w:val="0033B3"/>
          <w:sz w:val="32"/>
          <w:szCs w:val="20"/>
          <w:u w:val="single"/>
          <w:lang w:eastAsia="en-IN"/>
        </w:rPr>
        <w:t>invoice --partitions 5 --replication-factor 3</w:t>
      </w:r>
      <w:r w:rsidRPr="00920250">
        <w:rPr>
          <w:rFonts w:ascii="Courier New" w:eastAsia="Times New Roman" w:hAnsi="Courier New" w:cs="Courier New"/>
          <w:color w:val="0033B3"/>
          <w:sz w:val="32"/>
          <w:szCs w:val="20"/>
          <w:lang w:eastAsia="en-IN"/>
        </w:rPr>
        <w:t xml:space="preserve"> </w:t>
      </w:r>
      <w:r w:rsidRPr="00920250">
        <w:rPr>
          <w:rFonts w:ascii="Courier New" w:eastAsia="Times New Roman" w:hAnsi="Courier New" w:cs="Courier New"/>
          <w:color w:val="0033B3"/>
          <w:sz w:val="20"/>
          <w:szCs w:val="20"/>
          <w:lang w:eastAsia="en-IN"/>
        </w:rPr>
        <w:t>--config segment.bytes=1000000</w:t>
      </w:r>
    </w:p>
    <w:p w:rsidR="008C53F0" w:rsidRDefault="008C53F0" w:rsidP="008C53F0">
      <w:pPr>
        <w:pStyle w:val="0normal-segoefont"/>
      </w:pPr>
    </w:p>
    <w:p w:rsidR="00920250" w:rsidRDefault="00920250" w:rsidP="008C53F0">
      <w:pPr>
        <w:pStyle w:val="0normal-segoefont"/>
      </w:pPr>
      <w:r>
        <w:lastRenderedPageBreak/>
        <w:t xml:space="preserve">In the above command we said 5 partitions and replication factor of 3 </w:t>
      </w:r>
    </w:p>
    <w:p w:rsidR="00920250" w:rsidRDefault="00920250" w:rsidP="008C53F0">
      <w:pPr>
        <w:pStyle w:val="0normal-segoefont"/>
      </w:pPr>
      <w:r>
        <w:t>Therefore total folders=5*3=15 folders means 5 partitions each partitions should have 3 replicas</w:t>
      </w:r>
    </w:p>
    <w:p w:rsidR="007E0527" w:rsidRDefault="007E0527" w:rsidP="007E0527">
      <w:pPr>
        <w:pStyle w:val="3h3-red"/>
      </w:pPr>
      <w:r>
        <w:t>Replication factor</w:t>
      </w:r>
    </w:p>
    <w:p w:rsidR="007E0527" w:rsidRDefault="007E0527" w:rsidP="007E0527">
      <w:pPr>
        <w:pStyle w:val="0normal-segoefont"/>
      </w:pPr>
      <w:r>
        <w:t>If there are 2 servers then while creating 2 topics, we can have that topic max availability in 2 server</w:t>
      </w:r>
    </w:p>
    <w:p w:rsidR="007E0527" w:rsidRDefault="007E0527" w:rsidP="007E0527">
      <w:pPr>
        <w:pStyle w:val="0normal-segoefont"/>
      </w:pPr>
      <w:r>
        <w:t>2 servers=2 replicas in total</w:t>
      </w:r>
    </w:p>
    <w:p w:rsidR="007E0527" w:rsidRDefault="007E0527" w:rsidP="007E0527">
      <w:pPr>
        <w:pStyle w:val="0normal-segoefont"/>
      </w:pPr>
      <w:r>
        <w:t xml:space="preserve">4 sever= max 4 replicas  of that topic </w:t>
      </w:r>
    </w:p>
    <w:p w:rsidR="00DB4A5F" w:rsidRDefault="007E0527" w:rsidP="003152EB">
      <w:pPr>
        <w:pStyle w:val="0normal-segoefont"/>
      </w:pPr>
      <w:r>
        <w:t>For 1 server  we cant have 2 replicas , what is the use of having 2 replicas of that topic in same server</w:t>
      </w:r>
    </w:p>
    <w:p w:rsidR="007E0527" w:rsidRDefault="007E0527" w:rsidP="003152EB">
      <w:pPr>
        <w:pStyle w:val="0normal-segoefont"/>
      </w:pPr>
      <w:r>
        <w:t xml:space="preserve">If that server goes down both replicas will go down </w:t>
      </w:r>
    </w:p>
    <w:p w:rsidR="007E0527" w:rsidRDefault="007E0527" w:rsidP="007E0527">
      <w:pPr>
        <w:pStyle w:val="0normal-segoefont"/>
      </w:pPr>
      <w:r>
        <w:t>C:\kafka_2.13-3.3.1&gt;.\bin\windows\kafka-topics.bat --create --topic stocks --partitions 3 --replication-factor 2 --bootstrap-server localhost:9094</w:t>
      </w:r>
    </w:p>
    <w:p w:rsidR="007E0527" w:rsidRPr="00B72E7D" w:rsidRDefault="007E0527" w:rsidP="007E0527">
      <w:pPr>
        <w:pStyle w:val="0normal-segoefont"/>
        <w:rPr>
          <w:color w:val="FF0000"/>
        </w:rPr>
      </w:pPr>
      <w:r w:rsidRPr="00B72E7D">
        <w:rPr>
          <w:color w:val="FF0000"/>
        </w:rPr>
        <w:t>Error while executing topic command : Replication factor: 2 larger than available brokers: 1.</w:t>
      </w:r>
    </w:p>
    <w:p w:rsidR="007E0527" w:rsidRPr="00B72E7D" w:rsidRDefault="007E0527" w:rsidP="007E0527">
      <w:pPr>
        <w:pStyle w:val="0normal-segoefont"/>
        <w:rPr>
          <w:color w:val="FF0000"/>
        </w:rPr>
      </w:pPr>
      <w:r w:rsidRPr="00B72E7D">
        <w:rPr>
          <w:color w:val="FF0000"/>
        </w:rPr>
        <w:t>[2023-02-04 19:44:14,861] ERROR org.apache.kafka.common.errors.InvalidReplicationFactorException: Replication factor: 2 larger than available brokers: 1.</w:t>
      </w:r>
    </w:p>
    <w:p w:rsidR="007E0527" w:rsidRDefault="007E0527" w:rsidP="007E0527">
      <w:pPr>
        <w:pStyle w:val="0normal-segoefont"/>
        <w:rPr>
          <w:color w:val="FF0000"/>
        </w:rPr>
      </w:pPr>
      <w:r w:rsidRPr="00B72E7D">
        <w:rPr>
          <w:color w:val="FF0000"/>
        </w:rPr>
        <w:t xml:space="preserve"> (kafka.admin.TopicCommand$)</w:t>
      </w:r>
    </w:p>
    <w:p w:rsidR="00C33072" w:rsidRDefault="00B72E7D" w:rsidP="007E0527">
      <w:pPr>
        <w:pStyle w:val="0normal-segoefont"/>
        <w:rPr>
          <w:color w:val="549E39" w:themeColor="accent1"/>
        </w:rPr>
      </w:pPr>
      <w:r w:rsidRPr="00C33072">
        <w:rPr>
          <w:color w:val="549E39" w:themeColor="accent1"/>
        </w:rPr>
        <w:t xml:space="preserve">See here we got error saying , we have only 1 server , but we are asking for 2 replicas , but we cant have both replicas in same server </w:t>
      </w:r>
      <w:r w:rsidR="00AC125C" w:rsidRPr="00C33072">
        <w:rPr>
          <w:color w:val="549E39" w:themeColor="accent1"/>
        </w:rPr>
        <w:t>,</w:t>
      </w:r>
      <w:r w:rsidR="00C33072">
        <w:rPr>
          <w:color w:val="549E39" w:themeColor="accent1"/>
        </w:rPr>
        <w:t xml:space="preserve">because if that server went down both replicas will go down , so always both replicas will never be created on the same server </w:t>
      </w:r>
    </w:p>
    <w:p w:rsidR="00B72E7D" w:rsidRPr="00C33072" w:rsidRDefault="00AC125C" w:rsidP="007E0527">
      <w:pPr>
        <w:pStyle w:val="0normal-segoefont"/>
        <w:rPr>
          <w:color w:val="549E39" w:themeColor="accent1"/>
        </w:rPr>
      </w:pPr>
      <w:r w:rsidRPr="00C33072">
        <w:rPr>
          <w:color w:val="549E39" w:themeColor="accent1"/>
        </w:rPr>
        <w:t xml:space="preserve"> that’s why topic creation failed due to insufficient replicas</w:t>
      </w:r>
      <w:r w:rsidR="008C4A1A" w:rsidRPr="00C33072">
        <w:rPr>
          <w:color w:val="549E39" w:themeColor="accent1"/>
        </w:rPr>
        <w:t xml:space="preserve">, </w:t>
      </w:r>
    </w:p>
    <w:p w:rsidR="008C4A1A" w:rsidRPr="00C33072" w:rsidRDefault="008D347C" w:rsidP="007E0527">
      <w:pPr>
        <w:pStyle w:val="0normal-segoefont"/>
        <w:rPr>
          <w:color w:val="549E39" w:themeColor="accent1"/>
        </w:rPr>
      </w:pPr>
      <w:r w:rsidRPr="00C33072">
        <w:rPr>
          <w:color w:val="549E39" w:themeColor="accent1"/>
        </w:rPr>
        <w:t>i</w:t>
      </w:r>
      <w:r w:rsidR="008C4A1A" w:rsidRPr="00C33072">
        <w:rPr>
          <w:color w:val="549E39" w:themeColor="accent1"/>
        </w:rPr>
        <w:t xml:space="preserve">f we have 2 replicas then we can ask for 2 replication factor </w:t>
      </w:r>
    </w:p>
    <w:p w:rsidR="00DB4A5F" w:rsidRDefault="00B03392" w:rsidP="003152EB">
      <w:pPr>
        <w:pStyle w:val="0normal-segoefont"/>
      </w:pPr>
      <w:r>
        <w:rPr>
          <w:noProof/>
          <w:lang w:val="en-IN" w:eastAsia="en-IN"/>
        </w:rPr>
        <w:lastRenderedPageBreak/>
        <w:drawing>
          <wp:inline distT="0" distB="0" distL="0" distR="0">
            <wp:extent cx="5149850" cy="5253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9850" cy="5253355"/>
                    </a:xfrm>
                    <a:prstGeom prst="rect">
                      <a:avLst/>
                    </a:prstGeom>
                    <a:noFill/>
                    <a:ln>
                      <a:noFill/>
                    </a:ln>
                  </pic:spPr>
                </pic:pic>
              </a:graphicData>
            </a:graphic>
          </wp:inline>
        </w:drawing>
      </w:r>
    </w:p>
    <w:p w:rsidR="00DB4A5F" w:rsidRDefault="00B83F3E" w:rsidP="003152EB">
      <w:pPr>
        <w:pStyle w:val="0normal-segoefont"/>
      </w:pPr>
      <w:r>
        <w:t>These partitions are distributed among multiple brokers</w:t>
      </w:r>
    </w:p>
    <w:p w:rsidR="0009427E" w:rsidRDefault="0009427E" w:rsidP="003152EB">
      <w:pPr>
        <w:pStyle w:val="0normal-segoefont"/>
      </w:pPr>
    </w:p>
    <w:p w:rsidR="0009427E" w:rsidRDefault="0009427E" w:rsidP="003152EB">
      <w:pPr>
        <w:pStyle w:val="0normal-segoefont"/>
      </w:pPr>
    </w:p>
    <w:p w:rsidR="0009427E" w:rsidRDefault="0009427E" w:rsidP="003152EB">
      <w:pPr>
        <w:pStyle w:val="0normal-segoefont"/>
      </w:pPr>
    </w:p>
    <w:p w:rsidR="0083482A" w:rsidRDefault="0083482A" w:rsidP="0083482A">
      <w:pPr>
        <w:pStyle w:val="0normal-segoefont"/>
      </w:pPr>
      <w:r>
        <w:t xml:space="preserve">To be a fault tolerant system kafka will not store </w:t>
      </w:r>
      <w:r w:rsidRPr="004B484A">
        <w:rPr>
          <w:b/>
          <w:u w:val="single"/>
        </w:rPr>
        <w:t>all partitions and its replicas</w:t>
      </w:r>
      <w:r>
        <w:t xml:space="preserve"> in same broker if it places think if that b</w:t>
      </w:r>
      <w:r w:rsidR="0053719F">
        <w:t>roker went down</w:t>
      </w:r>
      <w:r>
        <w:t xml:space="preserve">, </w:t>
      </w:r>
      <w:r w:rsidR="0053719F">
        <w:t xml:space="preserve">all the 2 partitions folders copies present in same broker will go down &amp; </w:t>
      </w:r>
      <w:r>
        <w:t>that’s all resiliency fails</w:t>
      </w:r>
    </w:p>
    <w:p w:rsidR="0083482A" w:rsidRPr="00F52291" w:rsidRDefault="0083482A" w:rsidP="0083482A">
      <w:pPr>
        <w:pStyle w:val="0normal-segoefont"/>
      </w:pPr>
      <w:r>
        <w:t>Topic Replication factor means- if topic have 5 partitions and replication factor is 3,</w:t>
      </w:r>
      <w:r w:rsidR="009B7127">
        <w:t xml:space="preserve"> </w:t>
      </w:r>
      <w:r w:rsidR="00A079E6">
        <w:t>each partition will present 3 times totally</w:t>
      </w:r>
      <w:r w:rsidR="00797F4A">
        <w:t xml:space="preserve"> so place duplicate copies on different machines</w:t>
      </w:r>
    </w:p>
    <w:p w:rsidR="0009427E" w:rsidRDefault="0009427E" w:rsidP="003152EB">
      <w:pPr>
        <w:pStyle w:val="0normal-segoefont"/>
      </w:pPr>
    </w:p>
    <w:p w:rsidR="0009427E" w:rsidRDefault="0009427E" w:rsidP="003152EB">
      <w:pPr>
        <w:pStyle w:val="0normal-segoefont"/>
      </w:pPr>
    </w:p>
    <w:p w:rsidR="0009427E" w:rsidRPr="003152EB" w:rsidRDefault="0009427E" w:rsidP="003152EB">
      <w:pPr>
        <w:pStyle w:val="0normal-segoefont"/>
      </w:pPr>
    </w:p>
    <w:p w:rsidR="00BA71B2" w:rsidRDefault="00BA71B2" w:rsidP="00BA71B2">
      <w:pPr>
        <w:pStyle w:val="3h3-red"/>
      </w:pPr>
      <w:r>
        <w:lastRenderedPageBreak/>
        <w:t>Partition offsets</w:t>
      </w:r>
    </w:p>
    <w:p w:rsidR="00B7526E" w:rsidRDefault="00B7526E" w:rsidP="001336BE">
      <w:pPr>
        <w:pStyle w:val="0normal-segoefont"/>
      </w:pPr>
      <w:r>
        <w:t>Offset is a 64 bit integer giving a unique id to a message in a given partition</w:t>
      </w:r>
    </w:p>
    <w:p w:rsidR="00B7526E" w:rsidRDefault="00B7526E" w:rsidP="001336BE">
      <w:pPr>
        <w:pStyle w:val="0normal-segoefont"/>
      </w:pPr>
      <w:r>
        <w:t xml:space="preserve">Like every person in Cinema Theater have a seat number </w:t>
      </w:r>
    </w:p>
    <w:p w:rsidR="00B7526E" w:rsidRDefault="00B7526E" w:rsidP="001336BE">
      <w:pPr>
        <w:pStyle w:val="0normal-segoefont"/>
      </w:pPr>
      <w:r>
        <w:t>Since offset is not unique across partitions, if u want to locate a message u must know below</w:t>
      </w:r>
    </w:p>
    <w:p w:rsidR="00B7526E" w:rsidRDefault="00B7526E" w:rsidP="00B7526E">
      <w:pPr>
        <w:pStyle w:val="0normal-segoefont"/>
        <w:numPr>
          <w:ilvl w:val="0"/>
          <w:numId w:val="6"/>
        </w:numPr>
      </w:pPr>
      <w:r>
        <w:t>U should know the topic name (hostel name)</w:t>
      </w:r>
    </w:p>
    <w:p w:rsidR="00B7526E" w:rsidRDefault="00B7526E" w:rsidP="00B7526E">
      <w:pPr>
        <w:pStyle w:val="0normal-segoefont"/>
        <w:numPr>
          <w:ilvl w:val="0"/>
          <w:numId w:val="6"/>
        </w:numPr>
      </w:pPr>
      <w:r>
        <w:t xml:space="preserve">Partition </w:t>
      </w:r>
      <w:r w:rsidR="009628E2">
        <w:t>name</w:t>
      </w:r>
      <w:r>
        <w:t xml:space="preserve"> (like block name inside a hostel)</w:t>
      </w:r>
    </w:p>
    <w:p w:rsidR="00B7526E" w:rsidRDefault="00B7526E" w:rsidP="00B7526E">
      <w:pPr>
        <w:pStyle w:val="0normal-segoefont"/>
        <w:numPr>
          <w:ilvl w:val="0"/>
          <w:numId w:val="6"/>
        </w:numPr>
      </w:pPr>
      <w:r>
        <w:t xml:space="preserve">Offset number </w:t>
      </w:r>
    </w:p>
    <w:p w:rsidR="001336BE" w:rsidRDefault="001336BE" w:rsidP="001336BE">
      <w:pPr>
        <w:pStyle w:val="0normal-segoefont"/>
      </w:pPr>
      <w:r>
        <w:t xml:space="preserve">Offset number </w:t>
      </w:r>
      <w:r w:rsidR="00AA111B">
        <w:t>/sequence number</w:t>
      </w:r>
      <w:r>
        <w:t>=</w:t>
      </w:r>
      <w:r w:rsidR="00045AAF">
        <w:t xml:space="preserve">in </w:t>
      </w:r>
      <w:r>
        <w:t xml:space="preserve">cinema theater </w:t>
      </w:r>
      <w:r w:rsidR="00045AAF">
        <w:t>it</w:t>
      </w:r>
      <w:r w:rsidR="00EE2670">
        <w:t>’</w:t>
      </w:r>
      <w:r w:rsidR="00045AAF">
        <w:t xml:space="preserve">s our </w:t>
      </w:r>
      <w:r>
        <w:t>seat number</w:t>
      </w:r>
      <w:r w:rsidR="00711C54">
        <w:t>=message arrival order number</w:t>
      </w:r>
    </w:p>
    <w:p w:rsidR="00E765E6" w:rsidRDefault="00E765E6" w:rsidP="00E765E6">
      <w:pPr>
        <w:pStyle w:val="0normal-segoefont"/>
      </w:pPr>
      <w:r>
        <w:t xml:space="preserve">It same like in cinema theater how we get seat number , when we came to cinema theater the theater management will give us that number so that  we can sit in that seat </w:t>
      </w:r>
    </w:p>
    <w:p w:rsidR="00BA71B2" w:rsidRDefault="00DD0FAC" w:rsidP="00DD0FAC">
      <w:pPr>
        <w:pStyle w:val="0normal-segoefont"/>
      </w:pPr>
      <w:r>
        <w:t xml:space="preserve">It is the </w:t>
      </w:r>
      <w:r w:rsidR="005276E9">
        <w:t xml:space="preserve">unique </w:t>
      </w:r>
      <w:r>
        <w:t xml:space="preserve">sequence id that is given to each arrived message in to the </w:t>
      </w:r>
      <w:r w:rsidR="00952D29">
        <w:t xml:space="preserve">partitions </w:t>
      </w:r>
      <w:r>
        <w:t xml:space="preserve">topic by the kafka broker </w:t>
      </w:r>
    </w:p>
    <w:p w:rsidR="00B174AF" w:rsidRDefault="00B174AF" w:rsidP="00DD0FAC">
      <w:pPr>
        <w:pStyle w:val="0normal-segoefont"/>
      </w:pPr>
      <w:r>
        <w:t>Its clearly an arrival order number</w:t>
      </w:r>
      <w:r w:rsidR="003567EF">
        <w:t>, when a message came broker will give</w:t>
      </w:r>
    </w:p>
    <w:p w:rsidR="006375E0" w:rsidRDefault="006375E0" w:rsidP="00DD0FAC">
      <w:pPr>
        <w:pStyle w:val="0normal-segoefont"/>
      </w:pPr>
      <w:r>
        <w:t xml:space="preserve">But these offset numbers are local to that partition, like another partition can also have same partition number </w:t>
      </w:r>
      <w:r w:rsidR="00411E4E">
        <w:t>, within each partition offset is going to start by 0 and increase by 1.</w:t>
      </w:r>
    </w:p>
    <w:p w:rsidR="00534221" w:rsidRDefault="00534221" w:rsidP="00DD0FAC">
      <w:pPr>
        <w:pStyle w:val="0normal-segoefont"/>
      </w:pPr>
      <w:r>
        <w:t>These provided numbers are immutable</w:t>
      </w:r>
    </w:p>
    <w:p w:rsidR="00F519C0" w:rsidRDefault="00852FC4" w:rsidP="00DD0FAC">
      <w:pPr>
        <w:pStyle w:val="0normal-segoefont"/>
      </w:pPr>
      <w:r>
        <w:rPr>
          <w:noProof/>
          <w:lang w:val="en-IN" w:eastAsia="en-IN"/>
        </w:rPr>
        <w:drawing>
          <wp:inline distT="0" distB="0" distL="0" distR="0" wp14:anchorId="19D1DD22" wp14:editId="0DB9F6E7">
            <wp:extent cx="493395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3950" cy="1304925"/>
                    </a:xfrm>
                    <a:prstGeom prst="rect">
                      <a:avLst/>
                    </a:prstGeom>
                  </pic:spPr>
                </pic:pic>
              </a:graphicData>
            </a:graphic>
          </wp:inline>
        </w:drawing>
      </w:r>
    </w:p>
    <w:p w:rsidR="00877DCC" w:rsidRDefault="00877DCC" w:rsidP="00DD0FAC">
      <w:pPr>
        <w:pStyle w:val="0normal-segoefont"/>
      </w:pPr>
      <w:r>
        <w:t xml:space="preserve">Therefore if u want to locate a message then u have to know the topic </w:t>
      </w:r>
      <w:r w:rsidR="00D2379E">
        <w:t>name</w:t>
      </w:r>
      <w:r>
        <w:t xml:space="preserve">, partition </w:t>
      </w:r>
      <w:r w:rsidR="00D2379E">
        <w:t xml:space="preserve">or folder name </w:t>
      </w:r>
      <w:r>
        <w:t xml:space="preserve">(this partition number is mandatory because 1 topic may have many partitions),offset number </w:t>
      </w:r>
    </w:p>
    <w:p w:rsidR="003567EF" w:rsidRDefault="003567EF" w:rsidP="00DD0FAC">
      <w:pPr>
        <w:pStyle w:val="0normal-segoefont"/>
      </w:pPr>
      <w:r>
        <w:t>What if an big message came ?</w:t>
      </w:r>
    </w:p>
    <w:p w:rsidR="0023504D" w:rsidRDefault="001D278F">
      <w:pPr>
        <w:rPr>
          <w:rFonts w:ascii="Segoe UI Emoji" w:hAnsi="Segoe UI Emoji"/>
          <w:lang w:val="en-US"/>
        </w:rPr>
      </w:pPr>
      <w:r>
        <w:rPr>
          <w:rFonts w:ascii="Segoe UI Emoji" w:hAnsi="Segoe UI Emoji"/>
          <w:lang w:val="en-US"/>
        </w:rPr>
        <w:t>Will it be broken and stored across many partitions and each part will have some offset number??</w:t>
      </w:r>
      <w:r w:rsidR="00D2379E">
        <w:rPr>
          <w:rFonts w:ascii="Segoe UI Emoji" w:hAnsi="Segoe UI Emoji"/>
          <w:lang w:val="en-US"/>
        </w:rPr>
        <w:t xml:space="preserve"> – </w:t>
      </w:r>
      <w:r w:rsidR="007B67E2">
        <w:rPr>
          <w:rFonts w:ascii="Segoe UI Emoji" w:hAnsi="Segoe UI Emoji"/>
          <w:lang w:val="en-US"/>
        </w:rPr>
        <w:t>Never</w:t>
      </w:r>
      <w:r w:rsidR="00D2379E">
        <w:rPr>
          <w:rFonts w:ascii="Segoe UI Emoji" w:hAnsi="Segoe UI Emoji"/>
          <w:lang w:val="en-US"/>
        </w:rPr>
        <w:t xml:space="preserve"> every message will sit and will be assigned with some offset number</w:t>
      </w:r>
      <w:r w:rsidR="00797419">
        <w:rPr>
          <w:rFonts w:ascii="Segoe UI Emoji" w:hAnsi="Segoe UI Emoji"/>
          <w:lang w:val="en-US"/>
        </w:rPr>
        <w:t xml:space="preserve"> , message cam not be broken at all</w:t>
      </w:r>
    </w:p>
    <w:p w:rsidR="00CE5B1A" w:rsidRDefault="00CE5B1A">
      <w:pPr>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pPr>
      <w:r w:rsidRPr="00CE5B1A">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t>Detailed explanation:-</w:t>
      </w:r>
    </w:p>
    <w:p w:rsidR="00FE144A" w:rsidRDefault="00FE144A" w:rsidP="00FE144A">
      <w:pPr>
        <w:pStyle w:val="0normal-segoefont"/>
      </w:pPr>
      <w:r w:rsidRPr="00951381">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Analogy</w:t>
      </w:r>
      <w:r>
        <w:t>:- lets take a Narayana hostel, we have multiple blocks like Krishna,</w:t>
      </w:r>
      <w:r w:rsidR="00356ED4">
        <w:t xml:space="preserve"> C</w:t>
      </w:r>
      <w:r>
        <w:t>auveri,</w:t>
      </w:r>
      <w:r w:rsidR="00356ED4">
        <w:t xml:space="preserve"> </w:t>
      </w:r>
      <w:r>
        <w:t>Godavari</w:t>
      </w:r>
    </w:p>
    <w:p w:rsidR="00020755" w:rsidRDefault="00FE144A" w:rsidP="00FE144A">
      <w:pPr>
        <w:pStyle w:val="0normal-segoefont"/>
      </w:pPr>
      <w:r>
        <w:t xml:space="preserve">For Krishna block </w:t>
      </w:r>
      <w:r w:rsidR="00356ED4">
        <w:t xml:space="preserve">/partition </w:t>
      </w:r>
      <w:r>
        <w:t>we have room num ranging from 1-40</w:t>
      </w:r>
      <w:r w:rsidR="00020755">
        <w:t xml:space="preserve"> (here 1-40 is offset number, consider each block is a partition</w:t>
      </w:r>
    </w:p>
    <w:p w:rsidR="00FE144A" w:rsidRDefault="00020755" w:rsidP="00FE144A">
      <w:pPr>
        <w:pStyle w:val="0normal-segoefont"/>
      </w:pPr>
      <w:r>
        <w:t>Inside a partition</w:t>
      </w:r>
      <w:r w:rsidR="00590D3A">
        <w:t>/Block</w:t>
      </w:r>
      <w:r>
        <w:t>, all offset number are unique, and for another partition same offset number will be there )</w:t>
      </w:r>
    </w:p>
    <w:p w:rsidR="00FE144A" w:rsidRDefault="00FE144A" w:rsidP="00FE144A">
      <w:pPr>
        <w:pStyle w:val="0normal-segoefont"/>
      </w:pPr>
      <w:r>
        <w:t xml:space="preserve">Same for </w:t>
      </w:r>
      <w:r w:rsidR="008C57F9">
        <w:t>Cauvery</w:t>
      </w:r>
      <w:r>
        <w:t xml:space="preserve"> block also we have rooms ranging from 1-40 </w:t>
      </w:r>
      <w:r w:rsidR="00735155">
        <w:t xml:space="preserve">(these offset number 1-40 are same for previous partition </w:t>
      </w:r>
      <w:r w:rsidR="008C57F9">
        <w:t xml:space="preserve">Krishna </w:t>
      </w:r>
      <w:r w:rsidR="00735155">
        <w:t>also, so offset numbers are unique inside a partition only)</w:t>
      </w:r>
    </w:p>
    <w:p w:rsidR="00FA4022" w:rsidRPr="00CE5B1A" w:rsidRDefault="00FA4022" w:rsidP="00FA4022">
      <w:pPr>
        <w:pStyle w:val="0normal-segoefont"/>
      </w:pPr>
      <w:r>
        <w:rPr>
          <w:noProof/>
          <w:lang w:val="en-IN" w:eastAsia="en-IN"/>
        </w:rPr>
        <w:drawing>
          <wp:inline distT="0" distB="0" distL="0" distR="0">
            <wp:extent cx="5724525" cy="857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rsidR="00764860" w:rsidRPr="003264EE" w:rsidRDefault="00764860">
      <w:pPr>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 message inside a partition can be uniquely identified</w:t>
      </w:r>
      <w:r w:rsidR="00890781"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its offset number </w:t>
      </w:r>
    </w:p>
    <w:p w:rsidR="001972EF" w:rsidRDefault="007355D2">
      <w:pPr>
        <w:rPr>
          <w:rFonts w:ascii="Segoe UI Emoji" w:hAnsi="Segoe UI Emoji"/>
          <w:lang w:val="en-US"/>
        </w:rPr>
      </w:pPr>
      <w:r>
        <w:rPr>
          <w:rFonts w:ascii="Segoe UI Emoji" w:hAnsi="Segoe UI Emoji"/>
          <w:noProof/>
          <w:lang w:eastAsia="en-IN"/>
        </w:rPr>
        <w:drawing>
          <wp:inline distT="0" distB="0" distL="0" distR="0">
            <wp:extent cx="5724525" cy="2286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87078E" w:rsidRDefault="00873F6F">
      <w:pPr>
        <w:rPr>
          <w:rFonts w:ascii="Segoe UI Emoji" w:hAnsi="Segoe UI Emoji"/>
          <w:lang w:val="en-US"/>
        </w:rPr>
      </w:pPr>
      <w:r>
        <w:rPr>
          <w:rFonts w:ascii="Segoe UI Emoji" w:hAnsi="Segoe UI Emoji"/>
          <w:lang w:val="en-US"/>
        </w:rPr>
        <w:t xml:space="preserve">64 bit integer offset number will be given to each </w:t>
      </w:r>
      <w:r w:rsidR="005F0EC3">
        <w:rPr>
          <w:rFonts w:ascii="Segoe UI Emoji" w:hAnsi="Segoe UI Emoji"/>
          <w:lang w:val="en-US"/>
        </w:rPr>
        <w:t xml:space="preserve">arrived </w:t>
      </w:r>
      <w:r>
        <w:rPr>
          <w:rFonts w:ascii="Segoe UI Emoji" w:hAnsi="Segoe UI Emoji"/>
          <w:lang w:val="en-US"/>
        </w:rPr>
        <w:t>message,</w:t>
      </w:r>
    </w:p>
    <w:p w:rsidR="00873F6F" w:rsidRDefault="00873F6F">
      <w:pPr>
        <w:rPr>
          <w:rFonts w:ascii="Segoe UI Emoji" w:hAnsi="Segoe UI Emoji"/>
          <w:lang w:val="en-US"/>
        </w:rPr>
      </w:pPr>
      <w:r>
        <w:rPr>
          <w:rFonts w:ascii="Segoe UI Emoji" w:hAnsi="Segoe UI Emoji"/>
          <w:lang w:val="en-US"/>
        </w:rPr>
        <w:t>offset number will start with zero inside every partition</w:t>
      </w:r>
      <w:r w:rsidR="007355D2">
        <w:rPr>
          <w:rFonts w:ascii="Segoe UI Emoji" w:hAnsi="Segoe UI Emoji"/>
          <w:lang w:val="en-US"/>
        </w:rPr>
        <w:t xml:space="preserve"> </w:t>
      </w:r>
      <w:r w:rsidR="00CE5B1A">
        <w:rPr>
          <w:rFonts w:ascii="Segoe UI Emoji" w:hAnsi="Segoe UI Emoji"/>
          <w:lang w:val="en-US"/>
        </w:rPr>
        <w:t xml:space="preserve">, offsets number ranging is unique only inside a partition </w:t>
      </w:r>
    </w:p>
    <w:p w:rsidR="00CE5B1A" w:rsidRDefault="00CE5B1A">
      <w:pPr>
        <w:rPr>
          <w:rFonts w:ascii="Segoe UI Emoji" w:hAnsi="Segoe UI Emoji"/>
          <w:lang w:val="en-US"/>
        </w:rPr>
      </w:pPr>
      <w:r>
        <w:rPr>
          <w:rFonts w:ascii="Segoe UI Emoji" w:hAnsi="Segoe UI Emoji"/>
          <w:lang w:val="en-US"/>
        </w:rPr>
        <w:t>1</w:t>
      </w:r>
      <w:r w:rsidRPr="00CE5B1A">
        <w:rPr>
          <w:rFonts w:ascii="Segoe UI Emoji" w:hAnsi="Segoe UI Emoji"/>
          <w:vertAlign w:val="superscript"/>
          <w:lang w:val="en-US"/>
        </w:rPr>
        <w:t>st</w:t>
      </w:r>
      <w:r>
        <w:rPr>
          <w:rFonts w:ascii="Segoe UI Emoji" w:hAnsi="Segoe UI Emoji"/>
          <w:lang w:val="en-US"/>
        </w:rPr>
        <w:t xml:space="preserve"> partition- offset </w:t>
      </w:r>
      <w:r w:rsidR="006E20E3">
        <w:rPr>
          <w:rFonts w:ascii="Segoe UI Emoji" w:hAnsi="Segoe UI Emoji"/>
          <w:lang w:val="en-US"/>
        </w:rPr>
        <w:t>numb</w:t>
      </w:r>
      <w:r>
        <w:rPr>
          <w:rFonts w:ascii="Segoe UI Emoji" w:hAnsi="Segoe UI Emoji"/>
          <w:lang w:val="en-US"/>
        </w:rPr>
        <w:t xml:space="preserve"> of a message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Krishna</w:t>
      </w:r>
      <w:r w:rsidR="00B71C1C">
        <w:rPr>
          <w:rFonts w:ascii="Segoe UI Emoji" w:hAnsi="Segoe UI Emoji"/>
          <w:lang w:val="en-US"/>
        </w:rPr>
        <w:t xml:space="preserve"> block)</w:t>
      </w:r>
    </w:p>
    <w:p w:rsidR="00CE5B1A" w:rsidRDefault="00CE5B1A">
      <w:pPr>
        <w:rPr>
          <w:rFonts w:ascii="Segoe UI Emoji" w:hAnsi="Segoe UI Emoji"/>
          <w:lang w:val="en-US"/>
        </w:rPr>
      </w:pPr>
      <w:r>
        <w:rPr>
          <w:rFonts w:ascii="Segoe UI Emoji" w:hAnsi="Segoe UI Emoji"/>
          <w:lang w:val="en-US"/>
        </w:rPr>
        <w:t>2</w:t>
      </w:r>
      <w:r w:rsidRPr="00CE5B1A">
        <w:rPr>
          <w:rFonts w:ascii="Segoe UI Emoji" w:hAnsi="Segoe UI Emoji"/>
          <w:vertAlign w:val="superscript"/>
          <w:lang w:val="en-US"/>
        </w:rPr>
        <w:t>nd</w:t>
      </w:r>
      <w:r>
        <w:rPr>
          <w:rFonts w:ascii="Segoe UI Emoji" w:hAnsi="Segoe UI Emoji"/>
          <w:lang w:val="en-US"/>
        </w:rPr>
        <w:t xml:space="preserve"> partition also offset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Cauvery</w:t>
      </w:r>
      <w:r w:rsidR="00B64E43">
        <w:rPr>
          <w:rFonts w:ascii="Segoe UI Emoji" w:hAnsi="Segoe UI Emoji"/>
          <w:lang w:val="en-US"/>
        </w:rPr>
        <w:t xml:space="preserve"> </w:t>
      </w:r>
      <w:r w:rsidR="00B71C1C">
        <w:rPr>
          <w:rFonts w:ascii="Segoe UI Emoji" w:hAnsi="Segoe UI Emoji"/>
          <w:lang w:val="en-US"/>
        </w:rPr>
        <w:t>block)</w:t>
      </w:r>
    </w:p>
    <w:p w:rsidR="00C0639D" w:rsidRDefault="00C0639D" w:rsidP="00C0639D">
      <w:pPr>
        <w:rPr>
          <w:rFonts w:ascii="Segoe UI Emoji" w:hAnsi="Segoe UI Emoji"/>
          <w:lang w:val="en-US"/>
        </w:rPr>
      </w:pPr>
      <w:r>
        <w:rPr>
          <w:rFonts w:ascii="Segoe UI Emoji" w:hAnsi="Segoe UI Emoji"/>
          <w:noProof/>
          <w:lang w:eastAsia="en-IN"/>
        </w:rPr>
        <w:drawing>
          <wp:inline distT="0" distB="0" distL="0" distR="0" wp14:anchorId="7778E341" wp14:editId="73B33783">
            <wp:extent cx="5760720"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C0639D" w:rsidRDefault="00C0639D" w:rsidP="00C0639D">
      <w:pPr>
        <w:rPr>
          <w:rFonts w:ascii="Segoe UI Emoji" w:hAnsi="Segoe UI Emoji"/>
          <w:lang w:val="en-US"/>
        </w:rPr>
      </w:pPr>
      <w:r>
        <w:rPr>
          <w:rFonts w:ascii="Segoe UI Emoji" w:hAnsi="Segoe UI Emoji"/>
          <w:lang w:val="en-US"/>
        </w:rPr>
        <w:t>As each partition will be divided into segments</w:t>
      </w:r>
    </w:p>
    <w:p w:rsidR="00C0639D" w:rsidRDefault="00C0639D" w:rsidP="00C0639D">
      <w:pPr>
        <w:rPr>
          <w:rFonts w:ascii="Segoe UI Emoji" w:hAnsi="Segoe UI Emoji"/>
          <w:lang w:val="en-US"/>
        </w:rPr>
      </w:pPr>
      <w:r>
        <w:rPr>
          <w:rFonts w:ascii="Segoe UI Emoji" w:hAnsi="Segoe UI Emoji"/>
          <w:lang w:val="en-US"/>
        </w:rPr>
        <w:t>From the above understand that, offset numbers from previous segment numbers will be carry forwarded to other segment also and offset numbers are sequential across the segments inside a partition</w:t>
      </w:r>
    </w:p>
    <w:p w:rsidR="00C37BC0" w:rsidRDefault="00C37BC0">
      <w:pPr>
        <w:rPr>
          <w:rFonts w:ascii="Segoe UI Emoji" w:hAnsi="Segoe UI Emoji"/>
          <w:lang w:val="en-US"/>
        </w:rPr>
      </w:pPr>
    </w:p>
    <w:p w:rsidR="007355D2" w:rsidRDefault="007355D2">
      <w:pPr>
        <w:rPr>
          <w:rFonts w:ascii="Segoe UI Emoji" w:hAnsi="Segoe UI Emoji"/>
          <w:lang w:val="en-US"/>
        </w:rPr>
      </w:pPr>
    </w:p>
    <w:p w:rsidR="00AB34F4" w:rsidRDefault="00AB34F4" w:rsidP="00EA4976">
      <w:pPr>
        <w:pStyle w:val="2h2-green"/>
      </w:pPr>
      <w:r>
        <w:t>Consumer group</w:t>
      </w:r>
    </w:p>
    <w:p w:rsidR="00ED4A7C" w:rsidRDefault="00AB34F4" w:rsidP="00AB34F4">
      <w:pPr>
        <w:pStyle w:val="0normal-segoefont"/>
      </w:pPr>
      <w:r>
        <w:t>If multiple consumers want to share the work, then they will form as a group</w:t>
      </w:r>
      <w:r w:rsidR="004D1EFA">
        <w:t xml:space="preserve"> and share the load</w:t>
      </w:r>
      <w:r w:rsidR="008B7A24">
        <w:t xml:space="preserve">, its same like podupu group </w:t>
      </w:r>
      <w:r w:rsidR="001E4B41">
        <w:t>,</w:t>
      </w:r>
      <w:r w:rsidR="00ED4A7C">
        <w:t xml:space="preserve"> </w:t>
      </w:r>
    </w:p>
    <w:p w:rsidR="002253DE" w:rsidRDefault="002253DE" w:rsidP="00AB34F4">
      <w:pPr>
        <w:pStyle w:val="0normal-segoefont"/>
      </w:pPr>
      <w:r>
        <w:t>Ex:- if multiple people wants to share work they will be in same team as like a software team</w:t>
      </w:r>
    </w:p>
    <w:p w:rsidR="00AB34F4" w:rsidRDefault="008161FA" w:rsidP="00AB34F4">
      <w:pPr>
        <w:pStyle w:val="0normal-segoefont"/>
      </w:pPr>
      <w:r>
        <w:t>Let’s</w:t>
      </w:r>
      <w:r w:rsidR="001E4B41">
        <w:t xml:space="preserve"> say if topic </w:t>
      </w:r>
      <w:r>
        <w:t>is</w:t>
      </w:r>
      <w:r w:rsidR="001E4B41">
        <w:t xml:space="preserve"> having 3 partitions, </w:t>
      </w:r>
      <w:r>
        <w:t>if data</w:t>
      </w:r>
      <w:r w:rsidR="001E4B41">
        <w:t xml:space="preserve"> is coming to 3 partitions then if we create a consumer group, if we have 3 consumers in that group each consumer will read from different partitions</w:t>
      </w:r>
    </w:p>
    <w:p w:rsidR="001E4B41" w:rsidRDefault="00AB3532" w:rsidP="009D7D2F">
      <w:pPr>
        <w:pStyle w:val="h2-blue"/>
      </w:pPr>
      <w:r w:rsidRPr="009D7D2F">
        <w:t>Log compactions</w:t>
      </w:r>
    </w:p>
    <w:p w:rsidR="0096560F" w:rsidRDefault="0096560F" w:rsidP="00EA47F1">
      <w:pPr>
        <w:pStyle w:val="0normal-segoefont"/>
      </w:pPr>
      <w:r>
        <w:t xml:space="preserve">Here log means data~~ because </w:t>
      </w:r>
      <w:r w:rsidR="000F6E79">
        <w:t>messages/</w:t>
      </w:r>
      <w:r>
        <w:t>data is stored in log files</w:t>
      </w:r>
      <w:r w:rsidR="00D6612E">
        <w:t xml:space="preserve"> ultimately</w:t>
      </w:r>
    </w:p>
    <w:p w:rsidR="006D79D4" w:rsidRDefault="006D79D4" w:rsidP="00EA47F1">
      <w:pPr>
        <w:pStyle w:val="0normal-segoefont"/>
      </w:pPr>
      <w:r>
        <w:t xml:space="preserve">Log compactions means deleting the log files, </w:t>
      </w:r>
    </w:p>
    <w:p w:rsidR="008B6054" w:rsidRPr="008B6054" w:rsidRDefault="008B6054" w:rsidP="00EA47F1">
      <w:pPr>
        <w:pStyle w:val="0normal-segoefont"/>
        <w:rPr>
          <w:rFonts w:ascii="Jokerman" w:hAnsi="Jokerman"/>
          <w:b/>
          <w:color w:val="70AD47"/>
          <w:spacing w:val="10"/>
          <w:sz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8B6054">
        <w:rPr>
          <w:rFonts w:ascii="Jokerman" w:hAnsi="Jokerman"/>
          <w:b/>
          <w:color w:val="70AD47"/>
          <w:spacing w:val="10"/>
          <w:sz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Time Based Retention</w:t>
      </w:r>
    </w:p>
    <w:p w:rsidR="00EC5DB2" w:rsidRDefault="00EC5DB2" w:rsidP="00EA47F1">
      <w:pPr>
        <w:pStyle w:val="0normal-segoefont"/>
      </w:pPr>
      <w:r>
        <w:t>All these are broker properties</w:t>
      </w:r>
    </w:p>
    <w:p w:rsidR="006D79D4" w:rsidRDefault="006D79D4" w:rsidP="006D79D4">
      <w:pPr>
        <w:pStyle w:val="0normal-segoefont"/>
        <w:numPr>
          <w:ilvl w:val="0"/>
          <w:numId w:val="14"/>
        </w:numPr>
      </w:pPr>
      <w:r>
        <w:t xml:space="preserve">U can delete based on the age of </w:t>
      </w:r>
      <w:r w:rsidR="00312511">
        <w:t>the segment file</w:t>
      </w:r>
      <w:r w:rsidR="00115AD8">
        <w:t>–this is default one, so by default msgs will be deleted based on the age of messages</w:t>
      </w:r>
      <w:r w:rsidR="009B4EF7">
        <w:t xml:space="preserve"> </w:t>
      </w:r>
    </w:p>
    <w:p w:rsidR="006D79D4" w:rsidRDefault="006D79D4" w:rsidP="006D79D4">
      <w:pPr>
        <w:pStyle w:val="0normal-segoefont"/>
      </w:pPr>
      <w:r>
        <w:t>Log.cleanup.</w:t>
      </w:r>
      <w:r w:rsidRPr="00852877">
        <w:rPr>
          <w:b/>
        </w:rPr>
        <w:t>policy=delete</w:t>
      </w:r>
      <w:r w:rsidR="006023D7">
        <w:t xml:space="preserve"> //</w:t>
      </w:r>
      <w:r w:rsidR="00312511">
        <w:t xml:space="preserve">by default once segment max size (1GB) or segment max time (1 week) is reached, the segment is locked for modification &amp; expiration timer will start on that </w:t>
      </w:r>
    </w:p>
    <w:p w:rsidR="00312511" w:rsidRDefault="00312511" w:rsidP="006D79D4">
      <w:pPr>
        <w:pStyle w:val="0normal-segoefont"/>
      </w:pPr>
      <w:r>
        <w:t>Segment file, once retention period is over then that file segment will be deleted, this is called time based retention</w:t>
      </w:r>
    </w:p>
    <w:p w:rsidR="0061738E" w:rsidRDefault="0061738E" w:rsidP="009B4EF7">
      <w:pPr>
        <w:pStyle w:val="0normal-segoefont"/>
        <w:numPr>
          <w:ilvl w:val="0"/>
          <w:numId w:val="15"/>
        </w:numPr>
      </w:pPr>
      <w:r w:rsidRPr="0061738E">
        <w:t>log.retention.hours=168</w:t>
      </w:r>
      <w:r w:rsidR="009B4EF7">
        <w:t xml:space="preserve"> // Deleting based on hours</w:t>
      </w:r>
    </w:p>
    <w:p w:rsidR="009B4EF7" w:rsidRDefault="009B4EF7" w:rsidP="009B4EF7">
      <w:pPr>
        <w:pStyle w:val="0normal-segoefont"/>
        <w:numPr>
          <w:ilvl w:val="0"/>
          <w:numId w:val="15"/>
        </w:numPr>
      </w:pPr>
      <w:r>
        <w:t>log.retention.minute=1 //Delete for every minute</w:t>
      </w:r>
    </w:p>
    <w:p w:rsidR="009B4EF7" w:rsidRDefault="009B4EF7" w:rsidP="009B4EF7">
      <w:pPr>
        <w:pStyle w:val="0normal-segoefont"/>
        <w:numPr>
          <w:ilvl w:val="0"/>
          <w:numId w:val="15"/>
        </w:numPr>
      </w:pPr>
      <w:r>
        <w:t xml:space="preserve">log.retention.ms=1 </w:t>
      </w:r>
      <w:r w:rsidR="003767DD">
        <w:t>//</w:t>
      </w:r>
      <w:r>
        <w:t>deleting for every few milliseconds</w:t>
      </w:r>
    </w:p>
    <w:p w:rsidR="00DD54F7" w:rsidRDefault="00DD54F7" w:rsidP="00DD54F7">
      <w:pPr>
        <w:pStyle w:val="0normal-segoefont"/>
      </w:pPr>
    </w:p>
    <w:tbl>
      <w:tblPr>
        <w:tblStyle w:val="TableGrid"/>
        <w:tblW w:w="0" w:type="auto"/>
        <w:tblLook w:val="04A0" w:firstRow="1" w:lastRow="0" w:firstColumn="1" w:lastColumn="0" w:noHBand="0" w:noVBand="1"/>
      </w:tblPr>
      <w:tblGrid>
        <w:gridCol w:w="3964"/>
        <w:gridCol w:w="2835"/>
        <w:gridCol w:w="16231"/>
      </w:tblGrid>
      <w:tr w:rsidR="007567B7" w:rsidTr="007567B7">
        <w:tc>
          <w:tcPr>
            <w:tcW w:w="3964" w:type="dxa"/>
          </w:tcPr>
          <w:p w:rsidR="007567B7" w:rsidRDefault="007567B7" w:rsidP="007567B7">
            <w:pPr>
              <w:pStyle w:val="0normal-segoefont"/>
            </w:pPr>
            <w:r>
              <w:rPr>
                <w:rFonts w:ascii="Segoe UI" w:hAnsi="Segoe UI" w:cs="Segoe UI"/>
                <w:b/>
                <w:bCs/>
                <w:color w:val="6F6E77"/>
                <w:sz w:val="21"/>
                <w:szCs w:val="21"/>
                <w:shd w:val="clear" w:color="auto" w:fill="F4F2F4"/>
              </w:rPr>
              <w:t xml:space="preserve">log.retention.check.interval.ms </w:t>
            </w:r>
          </w:p>
        </w:tc>
        <w:tc>
          <w:tcPr>
            <w:tcW w:w="2835" w:type="dxa"/>
          </w:tcPr>
          <w:p w:rsidR="007567B7" w:rsidRDefault="007567B7" w:rsidP="00DD54F7">
            <w:pPr>
              <w:pStyle w:val="0normal-segoefont"/>
            </w:pPr>
            <w:r>
              <w:t xml:space="preserve">Default is </w:t>
            </w:r>
            <w:r>
              <w:rPr>
                <w:rFonts w:ascii="Segoe UI" w:hAnsi="Segoe UI" w:cs="Segoe UI"/>
                <w:b/>
                <w:bCs/>
                <w:color w:val="6F6E77"/>
                <w:sz w:val="21"/>
                <w:szCs w:val="21"/>
                <w:shd w:val="clear" w:color="auto" w:fill="F4F2F4"/>
              </w:rPr>
              <w:t>= 5minutes</w:t>
            </w:r>
          </w:p>
        </w:tc>
        <w:tc>
          <w:tcPr>
            <w:tcW w:w="16231" w:type="dxa"/>
          </w:tcPr>
          <w:p w:rsidR="007567B7" w:rsidRDefault="007567B7" w:rsidP="00DD54F7">
            <w:pPr>
              <w:pStyle w:val="0normal-segoefont"/>
            </w:pPr>
            <w:r>
              <w:t>This is the time that log cleaner will check if there is any log file is eligible for deletion or not</w:t>
            </w:r>
          </w:p>
          <w:p w:rsidR="00552471" w:rsidRDefault="00552471" w:rsidP="00DD54F7">
            <w:pPr>
              <w:pStyle w:val="0normal-segoefont"/>
            </w:pPr>
            <w:r>
              <w:t>Here for every 5 minutes log cleaner will scan all the segment files if for any file if retention period is over then broker will delete that file</w:t>
            </w:r>
          </w:p>
        </w:tc>
      </w:tr>
    </w:tbl>
    <w:p w:rsidR="007567B7" w:rsidRDefault="007567B7" w:rsidP="00DD54F7">
      <w:pPr>
        <w:pStyle w:val="0normal-segoefont"/>
      </w:pPr>
    </w:p>
    <w:p w:rsidR="0010608C" w:rsidRDefault="0010608C" w:rsidP="00DD54F7">
      <w:pPr>
        <w:pStyle w:val="0normal-segoefont"/>
      </w:pPr>
    </w:p>
    <w:tbl>
      <w:tblPr>
        <w:tblStyle w:val="TableGrid"/>
        <w:tblW w:w="0" w:type="auto"/>
        <w:tblLook w:val="04A0" w:firstRow="1" w:lastRow="0" w:firstColumn="1" w:lastColumn="0" w:noHBand="0" w:noVBand="1"/>
      </w:tblPr>
      <w:tblGrid>
        <w:gridCol w:w="4673"/>
        <w:gridCol w:w="18357"/>
      </w:tblGrid>
      <w:tr w:rsidR="0010608C" w:rsidTr="0010608C">
        <w:tc>
          <w:tcPr>
            <w:tcW w:w="4673" w:type="dxa"/>
          </w:tcPr>
          <w:p w:rsidR="0010608C" w:rsidRDefault="0010608C" w:rsidP="00DD54F7">
            <w:pPr>
              <w:pStyle w:val="0normal-segoefont"/>
            </w:pPr>
            <w:r>
              <w:lastRenderedPageBreak/>
              <w:t>Log.cleanup.</w:t>
            </w:r>
            <w:r w:rsidRPr="00852877">
              <w:rPr>
                <w:b/>
              </w:rPr>
              <w:t>policy=delete</w:t>
            </w:r>
          </w:p>
        </w:tc>
        <w:tc>
          <w:tcPr>
            <w:tcW w:w="18357" w:type="dxa"/>
          </w:tcPr>
          <w:p w:rsidR="0010608C" w:rsidRDefault="0010608C" w:rsidP="00DD54F7">
            <w:pPr>
              <w:pStyle w:val="0normal-segoefont"/>
              <w:rPr>
                <w:rFonts w:ascii="Comic Sans MS" w:hAnsi="Comic Sans MS" w:cs="Segoe UI"/>
                <w:color w:val="066684" w:themeColor="accent6" w:themeShade="BF"/>
                <w:shd w:val="clear" w:color="auto" w:fill="FFFFFF"/>
              </w:rPr>
            </w:pPr>
            <w:r w:rsidRPr="0010608C">
              <w:rPr>
                <w:rFonts w:ascii="Comic Sans MS" w:hAnsi="Comic Sans MS" w:cs="Segoe UI"/>
                <w:color w:val="066684" w:themeColor="accent6" w:themeShade="BF"/>
                <w:shd w:val="clear" w:color="auto" w:fill="FFFFFF"/>
              </w:rPr>
              <w:t>In this entire segment file will be deleted after retention period</w:t>
            </w:r>
            <w:r>
              <w:rPr>
                <w:rFonts w:ascii="Comic Sans MS" w:hAnsi="Comic Sans MS" w:cs="Segoe UI"/>
                <w:color w:val="066684" w:themeColor="accent6" w:themeShade="BF"/>
                <w:shd w:val="clear" w:color="auto" w:fill="FFFFFF"/>
              </w:rPr>
              <w:t>, ex:- Thread will monitor every segment file last modified time stamp</w:t>
            </w:r>
          </w:p>
          <w:p w:rsidR="0010608C" w:rsidRPr="0010608C" w:rsidRDefault="0010608C" w:rsidP="0010608C">
            <w:pPr>
              <w:pStyle w:val="0normal-segoefont"/>
              <w:rPr>
                <w:rFonts w:ascii="Comic Sans MS" w:hAnsi="Comic Sans MS" w:cs="Segoe UI"/>
                <w:color w:val="066684" w:themeColor="accent6" w:themeShade="BF"/>
                <w:shd w:val="clear" w:color="auto" w:fill="FFFFFF"/>
              </w:rPr>
            </w:pPr>
            <w:r>
              <w:rPr>
                <w:rFonts w:ascii="Comic Sans MS" w:hAnsi="Comic Sans MS" w:cs="Segoe UI"/>
                <w:color w:val="066684" w:themeColor="accent6" w:themeShade="BF"/>
                <w:shd w:val="clear" w:color="auto" w:fill="FFFFFF"/>
              </w:rPr>
              <w:t>Current time &gt; last modified timestamp+ retention period entire segment file will be deleted at once</w:t>
            </w:r>
          </w:p>
        </w:tc>
      </w:tr>
      <w:tr w:rsidR="0010608C" w:rsidTr="0010608C">
        <w:tc>
          <w:tcPr>
            <w:tcW w:w="4673" w:type="dxa"/>
          </w:tcPr>
          <w:p w:rsidR="0010608C" w:rsidRDefault="0010608C" w:rsidP="00DD54F7">
            <w:pPr>
              <w:pStyle w:val="0normal-segoefont"/>
            </w:pPr>
            <w:r w:rsidRPr="00633167">
              <w:rPr>
                <w:b/>
                <w:u w:val="single"/>
              </w:rPr>
              <w:t>log.cleanup.policy</w:t>
            </w:r>
            <w:r>
              <w:rPr>
                <w:b/>
                <w:u w:val="single"/>
              </w:rPr>
              <w:t xml:space="preserve"> =compact</w:t>
            </w:r>
          </w:p>
        </w:tc>
        <w:tc>
          <w:tcPr>
            <w:tcW w:w="18357" w:type="dxa"/>
          </w:tcPr>
          <w:p w:rsidR="0010608C" w:rsidRDefault="0010608C" w:rsidP="00DD54F7">
            <w:pPr>
              <w:pStyle w:val="0normal-segoefont"/>
            </w:pPr>
            <w:r w:rsidRPr="0010608C">
              <w:rPr>
                <w:rFonts w:ascii="Comic Sans MS" w:hAnsi="Comic Sans MS" w:cs="Segoe UI"/>
                <w:color w:val="066684" w:themeColor="accent6" w:themeShade="BF"/>
                <w:shd w:val="clear" w:color="auto" w:fill="FFFFFF"/>
              </w:rPr>
              <w:t xml:space="preserve">Here </w:t>
            </w:r>
            <w:r>
              <w:rPr>
                <w:rFonts w:ascii="Comic Sans MS" w:hAnsi="Comic Sans MS" w:cs="Segoe UI"/>
                <w:color w:val="066684" w:themeColor="accent6" w:themeShade="BF"/>
                <w:shd w:val="clear" w:color="auto" w:fill="FFFFFF"/>
              </w:rPr>
              <w:t>only messages with old values for same keys will be deleted like hashmap</w:t>
            </w:r>
          </w:p>
        </w:tc>
      </w:tr>
    </w:tbl>
    <w:p w:rsidR="0010608C" w:rsidRDefault="0010608C" w:rsidP="00DD54F7">
      <w:pPr>
        <w:pStyle w:val="0normal-segoefont"/>
      </w:pPr>
    </w:p>
    <w:p w:rsidR="007B4496" w:rsidRPr="008B6054" w:rsidRDefault="007B4496" w:rsidP="007B4496">
      <w:pPr>
        <w:pStyle w:val="0normal-segoefont"/>
        <w:rPr>
          <w:rFonts w:ascii="Jokerman" w:hAnsi="Jokerman"/>
          <w:b/>
          <w:color w:val="70AD47"/>
          <w:spacing w:val="10"/>
          <w:sz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Jokerman" w:hAnsi="Jokerman"/>
          <w:b/>
          <w:color w:val="70AD47"/>
          <w:spacing w:val="10"/>
          <w:sz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Key</w:t>
      </w:r>
      <w:r w:rsidRPr="008B6054">
        <w:rPr>
          <w:rFonts w:ascii="Jokerman" w:hAnsi="Jokerman"/>
          <w:b/>
          <w:color w:val="70AD47"/>
          <w:spacing w:val="10"/>
          <w:sz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Based Retention</w:t>
      </w:r>
    </w:p>
    <w:p w:rsidR="00FE096E" w:rsidRDefault="00FE096E" w:rsidP="00FE096E">
      <w:pPr>
        <w:pStyle w:val="0normal-segoefont"/>
        <w:ind w:left="720"/>
        <w:rPr>
          <w:b/>
          <w:u w:val="single"/>
        </w:rPr>
      </w:pPr>
      <w:r>
        <w:t>There is another way of retention – this is called key based retention</w:t>
      </w:r>
      <w:r w:rsidR="00633167">
        <w:t xml:space="preserve">, we can decide what retention we want based on value for key </w:t>
      </w:r>
      <w:r w:rsidR="00633167" w:rsidRPr="00633167">
        <w:rPr>
          <w:b/>
          <w:u w:val="single"/>
        </w:rPr>
        <w:t>log.cleanup.policy</w:t>
      </w:r>
      <w:r w:rsidR="00633167">
        <w:rPr>
          <w:b/>
          <w:u w:val="single"/>
        </w:rPr>
        <w:t xml:space="preserve"> </w:t>
      </w:r>
      <w:r w:rsidR="004611E6">
        <w:rPr>
          <w:b/>
          <w:u w:val="single"/>
        </w:rPr>
        <w:t>=compact</w:t>
      </w:r>
    </w:p>
    <w:p w:rsidR="007E240C" w:rsidRPr="00D666D1" w:rsidRDefault="007E240C" w:rsidP="00FE096E">
      <w:pPr>
        <w:pStyle w:val="0normal-segoefont"/>
        <w:ind w:left="720"/>
        <w:rPr>
          <w:rFonts w:ascii="Comic Sans MS" w:hAnsi="Comic Sans MS" w:cs="Segoe UI"/>
          <w:color w:val="066684" w:themeColor="accent6" w:themeShade="BF"/>
          <w:shd w:val="clear" w:color="auto" w:fill="FFFFFF"/>
        </w:rPr>
      </w:pPr>
      <w:r w:rsidRPr="00D666D1">
        <w:rPr>
          <w:rFonts w:ascii="Comic Sans MS" w:hAnsi="Comic Sans MS" w:cs="Segoe UI"/>
          <w:color w:val="066684" w:themeColor="accent6" w:themeShade="BF"/>
          <w:shd w:val="clear" w:color="auto" w:fill="FFFFFF"/>
        </w:rPr>
        <w:t xml:space="preserve">With this </w:t>
      </w:r>
      <w:r w:rsidR="002E3036">
        <w:rPr>
          <w:rFonts w:ascii="Comic Sans MS" w:hAnsi="Comic Sans MS" w:cs="Segoe UI"/>
          <w:color w:val="066684" w:themeColor="accent6" w:themeShade="BF"/>
          <w:shd w:val="clear" w:color="auto" w:fill="FFFFFF"/>
        </w:rPr>
        <w:t>policy, K</w:t>
      </w:r>
      <w:r w:rsidRPr="00D666D1">
        <w:rPr>
          <w:rFonts w:ascii="Comic Sans MS" w:hAnsi="Comic Sans MS" w:cs="Segoe UI"/>
          <w:color w:val="066684" w:themeColor="accent6" w:themeShade="BF"/>
          <w:shd w:val="clear" w:color="auto" w:fill="FFFFFF"/>
        </w:rPr>
        <w:t xml:space="preserve">afka retains only the latest value for </w:t>
      </w:r>
      <w:r w:rsidR="00D666D1">
        <w:rPr>
          <w:rFonts w:ascii="Comic Sans MS" w:hAnsi="Comic Sans MS" w:cs="Segoe UI"/>
          <w:color w:val="066684" w:themeColor="accent6" w:themeShade="BF"/>
          <w:shd w:val="clear" w:color="auto" w:fill="FFFFFF"/>
        </w:rPr>
        <w:t>each</w:t>
      </w:r>
      <w:r w:rsidRPr="00D666D1">
        <w:rPr>
          <w:rFonts w:ascii="Comic Sans MS" w:hAnsi="Comic Sans MS" w:cs="Segoe UI"/>
          <w:color w:val="066684" w:themeColor="accent6" w:themeShade="BF"/>
          <w:shd w:val="clear" w:color="auto" w:fill="FFFFFF"/>
        </w:rPr>
        <w:t xml:space="preserve"> key</w:t>
      </w:r>
      <w:r w:rsidR="00D666D1">
        <w:rPr>
          <w:rFonts w:ascii="Comic Sans MS" w:hAnsi="Comic Sans MS" w:cs="Segoe UI"/>
          <w:color w:val="066684" w:themeColor="accent6" w:themeShade="BF"/>
          <w:shd w:val="clear" w:color="auto" w:fill="FFFFFF"/>
        </w:rPr>
        <w:t>, any older message with same key will be discarded</w:t>
      </w:r>
    </w:p>
    <w:p w:rsidR="00797D25" w:rsidRPr="007021A9" w:rsidRDefault="006D4E52" w:rsidP="00FE096E">
      <w:pPr>
        <w:pStyle w:val="0normal-segoefont"/>
        <w:ind w:left="720"/>
        <w:rPr>
          <w:rFonts w:ascii="Segoe UI" w:hAnsi="Segoe UI" w:cs="Segoe UI"/>
          <w:color w:val="1A1523"/>
          <w:shd w:val="clear" w:color="auto" w:fill="FFFFFF"/>
          <w:lang w:val="en-IN"/>
        </w:rPr>
      </w:pPr>
      <w:r>
        <w:rPr>
          <w:b/>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exactly works like a H</w:t>
      </w:r>
      <w:r w:rsidR="00797D25" w:rsidRPr="007021A9">
        <w:rPr>
          <w:b/>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ashmap – if another entry came with new key- old value will be replaced with new value, here also data with old keys will be deleted if another key came with new value</w:t>
      </w:r>
    </w:p>
    <w:p w:rsidR="006D79D4" w:rsidRDefault="006D79D4" w:rsidP="006D79D4">
      <w:pPr>
        <w:pStyle w:val="0normal-segoefont"/>
        <w:numPr>
          <w:ilvl w:val="0"/>
          <w:numId w:val="14"/>
        </w:numPr>
      </w:pPr>
      <w:r>
        <w:t>Delete the data based on the key –old</w:t>
      </w:r>
      <w:r w:rsidR="007A3BF7">
        <w:t xml:space="preserve">, if </w:t>
      </w:r>
      <w:r w:rsidR="001D66A5">
        <w:t xml:space="preserve">an entry with </w:t>
      </w:r>
      <w:r w:rsidR="007A3BF7">
        <w:t>same key is repeated, the old entry will be marked for deletion &amp; only new entry will be retained</w:t>
      </w:r>
    </w:p>
    <w:p w:rsidR="004611E6" w:rsidRDefault="004611E6" w:rsidP="00FE096E">
      <w:pPr>
        <w:pStyle w:val="0normal-segoefont"/>
        <w:ind w:left="720"/>
      </w:pPr>
      <w:r>
        <w:t>With this policy kafka will stores only most recent value for a key</w:t>
      </w:r>
      <w:r w:rsidR="00A728B8">
        <w:t>, old values will be overridden</w:t>
      </w:r>
    </w:p>
    <w:p w:rsidR="00CD6630" w:rsidRDefault="004D0EF1" w:rsidP="00CD6630">
      <w:pPr>
        <w:pStyle w:val="0normal-segoefont"/>
        <w:ind w:left="720"/>
        <w:rPr>
          <w:rFonts w:ascii="Comic Sans MS" w:hAnsi="Comic Sans MS" w:cs="Segoe UI"/>
          <w:color w:val="066684" w:themeColor="accent6" w:themeShade="BF"/>
          <w:shd w:val="clear" w:color="auto" w:fill="FFFFFF"/>
        </w:rPr>
      </w:pPr>
      <w:r>
        <w:t>Generally</w:t>
      </w:r>
      <w:r w:rsidR="00FE096E">
        <w:t xml:space="preserve"> the cleaner will scan for every 15 seconds </w:t>
      </w:r>
      <w:r w:rsidR="00FE096E" w:rsidRPr="00BA1876">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(log.cleaner.backoff.ms</w:t>
      </w:r>
      <w:r w:rsidR="00FE096E">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=15000</w:t>
      </w:r>
      <w:r w:rsidR="00FE096E" w:rsidRPr="00BA1876">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45DCD">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5DCD" w:rsidRPr="00A45DCD">
        <w:rPr>
          <w:rFonts w:ascii="Comic Sans MS" w:hAnsi="Comic Sans MS" w:cs="Segoe UI"/>
          <w:color w:val="066684" w:themeColor="accent6" w:themeShade="BF"/>
          <w:shd w:val="clear" w:color="auto" w:fill="FFFFFF"/>
        </w:rPr>
        <w:t>only after this time</w:t>
      </w:r>
      <w:r w:rsidR="00A45DCD">
        <w:rPr>
          <w:rFonts w:ascii="Comic Sans MS" w:hAnsi="Comic Sans MS" w:cs="Segoe UI"/>
          <w:color w:val="066684" w:themeColor="accent6" w:themeShade="BF"/>
          <w:shd w:val="clear" w:color="auto" w:fill="FFFFFF"/>
        </w:rPr>
        <w:t xml:space="preserve"> the cleaner will check all the messages present in segment file to detect if there are any old values for that key,</w:t>
      </w:r>
    </w:p>
    <w:p w:rsidR="00A45DCD" w:rsidRPr="007567B7" w:rsidRDefault="00926769" w:rsidP="00FE096E">
      <w:pPr>
        <w:pStyle w:val="0normal-segoefont"/>
        <w:ind w:left="720"/>
        <w:rPr>
          <w:ins w:id="1" w:author="Microsoft account" w:date="2024-07-13T12:58:00Z"/>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mic Sans MS" w:hAnsi="Comic Sans MS" w:cs="Segoe UI"/>
          <w:color w:val="066684" w:themeColor="accent6" w:themeShade="BF"/>
          <w:shd w:val="clear" w:color="auto" w:fill="FFFFFF"/>
        </w:rPr>
        <w:t xml:space="preserve"> new values will be copied to new segment file called </w:t>
      </w:r>
      <w:r>
        <w:rPr>
          <w:rFonts w:ascii="Segoe UI" w:hAnsi="Segoe UI" w:cs="Segoe UI"/>
          <w:color w:val="1A1523"/>
          <w:shd w:val="clear" w:color="auto" w:fill="FFFFFF"/>
        </w:rPr>
        <w:t>replacement segment</w:t>
      </w:r>
    </w:p>
    <w:p w:rsidR="004611E6" w:rsidRDefault="004611E6" w:rsidP="00FE096E">
      <w:pPr>
        <w:pStyle w:val="0normal-segoefont"/>
        <w:ind w:left="720"/>
      </w:pPr>
    </w:p>
    <w:p w:rsidR="00FE096E" w:rsidRDefault="00FE096E" w:rsidP="00FE096E">
      <w:pPr>
        <w:pStyle w:val="0normal-segoefont"/>
        <w:ind w:left="720"/>
      </w:pPr>
      <w:r w:rsidRPr="00DD54F7">
        <w:t xml:space="preserve">if u </w:t>
      </w:r>
      <w:r>
        <w:t>want cleaner to run so sooner then decrease the run frequency</w:t>
      </w:r>
    </w:p>
    <w:p w:rsidR="004611E6" w:rsidRPr="00DD54F7" w:rsidRDefault="004611E6" w:rsidP="00FE096E">
      <w:pPr>
        <w:pStyle w:val="0normal-segoefont"/>
        <w:ind w:left="720"/>
      </w:pPr>
    </w:p>
    <w:p w:rsidR="00FE096E" w:rsidRDefault="00FE096E" w:rsidP="00FE096E">
      <w:pPr>
        <w:pStyle w:val="0normal-segoefont"/>
        <w:ind w:left="720"/>
      </w:pPr>
    </w:p>
    <w:p w:rsidR="00006C01" w:rsidRDefault="00006C01" w:rsidP="00006C01">
      <w:pPr>
        <w:pStyle w:val="0normal-segoefont"/>
        <w:ind w:left="720"/>
      </w:pPr>
      <w:r>
        <w:t>Log.cleanup.</w:t>
      </w:r>
      <w:r w:rsidRPr="00852877">
        <w:rPr>
          <w:b/>
        </w:rPr>
        <w:t>policy=compact</w:t>
      </w:r>
    </w:p>
    <w:p w:rsidR="00E46434" w:rsidRDefault="00E46434" w:rsidP="00006C01">
      <w:pPr>
        <w:pStyle w:val="0normal-segoefont"/>
        <w:ind w:left="720"/>
      </w:pPr>
      <w:r w:rsidRPr="00E46434">
        <w:t>log.cleaner.min.cleanable.ratio = 0.5</w:t>
      </w:r>
      <w:r w:rsidR="00272295">
        <w:t xml:space="preserve"> –means perform cleaning when 50% of the segment is having duplicate keys</w:t>
      </w:r>
    </w:p>
    <w:p w:rsidR="00034AC3" w:rsidRPr="00034AC3" w:rsidRDefault="00034AC3" w:rsidP="00034AC3">
      <w:pPr>
        <w:pStyle w:val="ListParagraph"/>
        <w:rPr>
          <w:sz w:val="28"/>
          <w:szCs w:val="26"/>
          <w:lang w:val="en-US"/>
        </w:rPr>
      </w:pPr>
      <w:r w:rsidRPr="00034AC3">
        <w:rPr>
          <w:sz w:val="28"/>
          <w:szCs w:val="26"/>
          <w:lang w:val="en-US"/>
        </w:rPr>
        <w:t>Example for log compaction</w:t>
      </w:r>
    </w:p>
    <w:p w:rsidR="00034AC3" w:rsidRPr="00034AC3" w:rsidRDefault="00034AC3" w:rsidP="00034AC3">
      <w:pPr>
        <w:pStyle w:val="ListParagraph"/>
        <w:rPr>
          <w:sz w:val="28"/>
          <w:szCs w:val="26"/>
          <w:lang w:val="en-US"/>
        </w:rPr>
      </w:pPr>
      <w:r w:rsidRPr="00034AC3">
        <w:rPr>
          <w:sz w:val="28"/>
          <w:szCs w:val="26"/>
          <w:lang w:val="en-US"/>
        </w:rPr>
        <w:t xml:space="preserve">Create a </w:t>
      </w:r>
      <w:r w:rsidRPr="00034AC3">
        <w:rPr>
          <w:color w:val="3E762A" w:themeColor="accent1" w:themeShade="BF"/>
          <w:sz w:val="28"/>
          <w:szCs w:val="26"/>
          <w:lang w:val="en-US"/>
        </w:rPr>
        <w:t>new segment for every 5 seconds</w:t>
      </w:r>
      <w:r w:rsidRPr="00034AC3">
        <w:rPr>
          <w:sz w:val="28"/>
          <w:szCs w:val="26"/>
          <w:lang w:val="en-US"/>
        </w:rPr>
        <w:t xml:space="preserve"> with cleanup policy = compact so that </w:t>
      </w:r>
      <w:r w:rsidRPr="00034AC3">
        <w:rPr>
          <w:color w:val="8AB833" w:themeColor="accent2"/>
          <w:sz w:val="28"/>
          <w:szCs w:val="26"/>
          <w:lang w:val="en-US"/>
        </w:rPr>
        <w:t>old keys value pairs will be overridden by new key value pairs</w:t>
      </w:r>
      <w:r w:rsidRPr="00034AC3">
        <w:rPr>
          <w:sz w:val="28"/>
          <w:szCs w:val="26"/>
          <w:lang w:val="en-US"/>
        </w:rPr>
        <w:t xml:space="preserve"> like hashmap </w:t>
      </w:r>
    </w:p>
    <w:p w:rsidR="00034AC3" w:rsidRPr="00034AC3" w:rsidRDefault="00034AC3" w:rsidP="00034AC3">
      <w:pPr>
        <w:pStyle w:val="ListParagraph"/>
        <w:rPr>
          <w:sz w:val="28"/>
          <w:szCs w:val="26"/>
          <w:lang w:val="en-US"/>
        </w:rPr>
      </w:pPr>
      <w:r w:rsidRPr="00034AC3">
        <w:rPr>
          <w:sz w:val="28"/>
          <w:szCs w:val="26"/>
          <w:lang w:val="en-US"/>
        </w:rPr>
        <w:t xml:space="preserve">.\bin\windows\kafka-topics.bat --create --topic myTopic --partitions 1 –replication-factor 3 --bootstrap-server localhost:9092  --config </w:t>
      </w:r>
      <w:r w:rsidRPr="00034AC3">
        <w:rPr>
          <w:color w:val="8AB833" w:themeColor="accent2"/>
          <w:sz w:val="28"/>
          <w:szCs w:val="26"/>
          <w:lang w:val="en-US"/>
        </w:rPr>
        <w:t>cleanup.policy=compact</w:t>
      </w:r>
    </w:p>
    <w:p w:rsidR="00034AC3" w:rsidRDefault="00034AC3" w:rsidP="00006C01">
      <w:pPr>
        <w:pStyle w:val="0normal-segoefont"/>
        <w:ind w:left="720"/>
      </w:pPr>
    </w:p>
    <w:p w:rsidR="007567B7" w:rsidRDefault="00F67862" w:rsidP="00006C01">
      <w:pPr>
        <w:pStyle w:val="0normal-segoefont"/>
        <w:ind w:left="720"/>
      </w:pPr>
      <w:r>
        <w:t>Benefits:-</w:t>
      </w:r>
    </w:p>
    <w:p w:rsidR="00F67862" w:rsidRDefault="00F67862" w:rsidP="00006C01">
      <w:pPr>
        <w:pStyle w:val="0normal-segoefont"/>
        <w:ind w:left="720"/>
      </w:pPr>
      <w:r>
        <w:t xml:space="preserve">With this approach we can keep only the latest info, </w:t>
      </w:r>
    </w:p>
    <w:p w:rsidR="00EA47F1" w:rsidRDefault="00EA47F1" w:rsidP="00EA47F1">
      <w:pPr>
        <w:pStyle w:val="0normal-segoefont"/>
      </w:pPr>
      <w:r>
        <w:lastRenderedPageBreak/>
        <w:t>Delete the messages based on duplicate key, old messages with same key will be deleted</w:t>
      </w:r>
    </w:p>
    <w:p w:rsidR="00C94F16" w:rsidRDefault="00C94F16" w:rsidP="00EA47F1">
      <w:pPr>
        <w:pStyle w:val="0normal-segoefont"/>
      </w:pPr>
      <w:r>
        <w:t xml:space="preserve">Ok this is the concept but I am not sure whether these properties are broker configs alone or topic properties too? </w:t>
      </w:r>
      <w:r w:rsidR="004E16FF">
        <w:t>As per below topic creation command he gave these values while creating topic too</w:t>
      </w:r>
    </w:p>
    <w:p w:rsidR="009D7D2F" w:rsidRDefault="009D7D2F" w:rsidP="009D7D2F">
      <w:pPr>
        <w:pStyle w:val="0normal-segoefont"/>
      </w:pPr>
      <w:r>
        <w:rPr>
          <w:noProof/>
          <w:lang w:val="en-IN" w:eastAsia="en-IN"/>
        </w:rPr>
        <w:drawing>
          <wp:inline distT="0" distB="0" distL="0" distR="0" wp14:anchorId="39A3DE77" wp14:editId="23DE4C67">
            <wp:extent cx="6645910" cy="23660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366010"/>
                    </a:xfrm>
                    <a:prstGeom prst="rect">
                      <a:avLst/>
                    </a:prstGeom>
                  </pic:spPr>
                </pic:pic>
              </a:graphicData>
            </a:graphic>
          </wp:inline>
        </w:drawing>
      </w:r>
      <w:r w:rsidR="00A94D92">
        <w:rPr>
          <w:noProof/>
          <w:lang w:val="en-IN" w:eastAsia="en-IN"/>
        </w:rPr>
        <w:drawing>
          <wp:inline distT="0" distB="0" distL="0" distR="0">
            <wp:extent cx="4962525" cy="2085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2525" cy="2085975"/>
                    </a:xfrm>
                    <a:prstGeom prst="rect">
                      <a:avLst/>
                    </a:prstGeom>
                    <a:noFill/>
                    <a:ln>
                      <a:noFill/>
                    </a:ln>
                  </pic:spPr>
                </pic:pic>
              </a:graphicData>
            </a:graphic>
          </wp:inline>
        </w:drawing>
      </w:r>
    </w:p>
    <w:p w:rsidR="00A94D92" w:rsidRDefault="00A94D92" w:rsidP="009D7D2F">
      <w:pPr>
        <w:pStyle w:val="0normal-segoefont"/>
      </w:pPr>
      <w:r>
        <w:t>Here in right side image if u see old Ale, Ben values were deleted &amp; only new were left</w:t>
      </w:r>
    </w:p>
    <w:p w:rsidR="009D7D2F" w:rsidRDefault="0027039A" w:rsidP="009D7D2F">
      <w:pPr>
        <w:pStyle w:val="0normal-segoefont"/>
      </w:pPr>
      <w:r>
        <w:t>Here log compaction means records/messages will be deleted based on the key of the message, if after sometime if same key comes then old entry will be deleted and new entry will be created.</w:t>
      </w:r>
      <w:r w:rsidR="00414032">
        <w:t xml:space="preserve"> </w:t>
      </w:r>
      <w:r w:rsidR="00C86C92">
        <w:t>Generally</w:t>
      </w:r>
      <w:r w:rsidR="00414032">
        <w:t xml:space="preserve"> after certain size reached all will be deleted but now deletion is happening based on the keys</w:t>
      </w:r>
    </w:p>
    <w:p w:rsidR="00C86C92" w:rsidRDefault="00C86C92" w:rsidP="009D7D2F">
      <w:pPr>
        <w:pStyle w:val="0normal-segoefont"/>
      </w:pPr>
      <w:r>
        <w:t xml:space="preserve">Here after deleting the old message with the same key </w:t>
      </w:r>
      <w:r w:rsidR="00A25866">
        <w:t>re-ordering will not happen</w:t>
      </w:r>
      <w:r w:rsidR="002036FE">
        <w:t>, only deletion will happen</w:t>
      </w:r>
    </w:p>
    <w:p w:rsidR="001A5FFA" w:rsidRDefault="001A5FFA" w:rsidP="009D7D2F">
      <w:pPr>
        <w:pStyle w:val="0normal-segoefont"/>
      </w:pPr>
      <w:r>
        <w:t>Generally older messages will be del</w:t>
      </w:r>
      <w:r w:rsidR="005D03D0">
        <w:t>e</w:t>
      </w:r>
      <w:r>
        <w:t>ted based on time, means older messages will be deleted first</w:t>
      </w:r>
    </w:p>
    <w:p w:rsidR="004225D5" w:rsidRDefault="004225D5" w:rsidP="009D7D2F">
      <w:pPr>
        <w:pStyle w:val="0normal-segoefont"/>
      </w:pPr>
      <w:r>
        <w:t xml:space="preserve">But if u want to delete messages based on the duplicate keys </w:t>
      </w:r>
    </w:p>
    <w:p w:rsidR="004225D5" w:rsidRDefault="004225D5" w:rsidP="009D7D2F">
      <w:pPr>
        <w:pStyle w:val="0normal-segoefont"/>
      </w:pPr>
      <w:r w:rsidRPr="004225D5">
        <w:t xml:space="preserve">bin/kafka-topics.sh --create --topic demo_testing3 --bootstrap-server 54.90.61.129:9092 --replication-factor 1 --partitions 1 --config </w:t>
      </w:r>
      <w:r w:rsidR="007704FB">
        <w:rPr>
          <w:color w:val="549E39"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cleanup.policy=</w:t>
      </w:r>
      <w:r w:rsidRPr="00DF24B8">
        <w:rPr>
          <w:color w:val="549E39"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compact </w:t>
      </w:r>
      <w:r w:rsidRPr="004225D5">
        <w:t>--config</w:t>
      </w:r>
      <w:r w:rsidR="00B25F83">
        <w:t xml:space="preserve"> min.cleanable.dirty.ratio=0.5</w:t>
      </w:r>
      <w:r w:rsidRPr="004225D5">
        <w:t xml:space="preserve"> --config segment.ms=5000</w:t>
      </w:r>
    </w:p>
    <w:p w:rsidR="00B25F83" w:rsidRDefault="00B25F83" w:rsidP="009D7D2F">
      <w:pPr>
        <w:pStyle w:val="0normal-segoefont"/>
      </w:pPr>
      <w:r>
        <w:t>here min.cleanable.dirty.ratio means when this compaction should happen ,when database is 0.5 or 50% dirty then this should happen</w:t>
      </w:r>
      <w:r w:rsidR="00ED66D1">
        <w:t>,</w:t>
      </w:r>
      <w:r w:rsidR="00D83F31">
        <w:t xml:space="preserve"> </w:t>
      </w:r>
      <w:r w:rsidR="00ED66D1">
        <w:t>means if 50% keys are duplicate then do this</w:t>
      </w:r>
    </w:p>
    <w:p w:rsidR="007704FB" w:rsidRDefault="00144E7C" w:rsidP="009D7D2F">
      <w:pPr>
        <w:pStyle w:val="0normal-segoefont"/>
      </w:pPr>
      <w:r>
        <w:rPr>
          <w:noProof/>
          <w:lang w:val="en-IN" w:eastAsia="en-IN"/>
        </w:rPr>
        <w:lastRenderedPageBreak/>
        <w:drawing>
          <wp:anchor distT="0" distB="0" distL="114300" distR="114300" simplePos="0" relativeHeight="251661312" behindDoc="0" locked="0" layoutInCell="1" allowOverlap="1">
            <wp:simplePos x="457200" y="6838950"/>
            <wp:positionH relativeFrom="column">
              <wp:align>left</wp:align>
            </wp:positionH>
            <wp:positionV relativeFrom="paragraph">
              <wp:align>top</wp:align>
            </wp:positionV>
            <wp:extent cx="2857500" cy="2952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57500" cy="2952750"/>
                    </a:xfrm>
                    <a:prstGeom prst="rect">
                      <a:avLst/>
                    </a:prstGeom>
                  </pic:spPr>
                </pic:pic>
              </a:graphicData>
            </a:graphic>
          </wp:anchor>
        </w:drawing>
      </w:r>
      <w:r>
        <w:t>if u see this message here 1,100 where 1 is key and 100 is value and second time we kept 1,200 back scenes 1,100 that old value will be deleted , so now when I started the new consumer with new consumer group old 1,100 was gone as compaction ran based on the key not based on the time</w:t>
      </w:r>
    </w:p>
    <w:p w:rsidR="00144E7C" w:rsidRDefault="007704FB" w:rsidP="007704FB">
      <w:pPr>
        <w:pStyle w:val="0normal-segoefont"/>
        <w:ind w:firstLine="720"/>
      </w:pPr>
      <w:r>
        <w:t xml:space="preserve">As of now unable to replicate this </w:t>
      </w:r>
      <w:r w:rsidR="00D83F31">
        <w:t>scenario,</w:t>
      </w:r>
      <w:r>
        <w:t xml:space="preserve"> my kafka server is </w:t>
      </w:r>
      <w:r w:rsidR="00D10D04">
        <w:t>shutting down automatically so unable to replicate it locally</w:t>
      </w:r>
      <w:r w:rsidR="00144E7C">
        <w:br w:type="textWrapping" w:clear="all"/>
      </w:r>
      <w:r w:rsidR="00CB4DA9">
        <w:t>if ur application is having an incremental change then only prefer this compaction (deleting data with old keys)</w:t>
      </w:r>
    </w:p>
    <w:p w:rsidR="00FD4A40" w:rsidRDefault="00FD4A40" w:rsidP="007704FB">
      <w:pPr>
        <w:pStyle w:val="0normal-segoefont"/>
        <w:ind w:firstLine="720"/>
      </w:pPr>
      <w:r>
        <w:t>How compaction will happen internally</w:t>
      </w:r>
    </w:p>
    <w:p w:rsidR="00FD4A40" w:rsidRDefault="00FD4A40" w:rsidP="00FD4A40">
      <w:pPr>
        <w:pStyle w:val="0normal-segoefont"/>
        <w:numPr>
          <w:ilvl w:val="0"/>
          <w:numId w:val="21"/>
        </w:numPr>
      </w:pPr>
      <w:r>
        <w:t>1</w:t>
      </w:r>
      <w:r w:rsidRPr="00FD4A40">
        <w:rPr>
          <w:vertAlign w:val="superscript"/>
        </w:rPr>
        <w:t>st</w:t>
      </w:r>
      <w:r>
        <w:t xml:space="preserve"> we need to identify the dirty segment- a segment is called dirty when that file contains more duplicate keys</w:t>
      </w:r>
    </w:p>
    <w:p w:rsidR="00791B60" w:rsidRPr="00791B60" w:rsidRDefault="00791B60" w:rsidP="00791B60">
      <w:pPr>
        <w:pStyle w:val="0normal-segoefont"/>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91B60">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When to go for this log compaction?? </w:t>
      </w:r>
    </w:p>
    <w:p w:rsidR="00791B60" w:rsidRDefault="00791B60" w:rsidP="00791B60">
      <w:pPr>
        <w:pStyle w:val="0normal-segoefont"/>
      </w:pPr>
      <w:r>
        <w:t xml:space="preserve">If the consumer only wants latest data then prefer this </w:t>
      </w:r>
    </w:p>
    <w:p w:rsidR="00791B60" w:rsidRDefault="00791B60" w:rsidP="00791B60">
      <w:pPr>
        <w:pStyle w:val="0normal-segoefont"/>
      </w:pPr>
      <w:r>
        <w:t>Ex:- let say we keep a message in kafka when his salary is incremented, but mostly all consumer wants his latest salary, as they are not interested in salary updates</w:t>
      </w:r>
    </w:p>
    <w:p w:rsidR="00791B60" w:rsidRDefault="00791B60" w:rsidP="00791B60">
      <w:pPr>
        <w:pStyle w:val="0normal-segoefont"/>
      </w:pPr>
    </w:p>
    <w:p w:rsidR="00791B60" w:rsidRPr="00791B60" w:rsidRDefault="00791B60" w:rsidP="00791B60">
      <w:pPr>
        <w:pStyle w:val="norm-blue"/>
      </w:pPr>
      <w:r w:rsidRPr="00791B60">
        <w:t>Benefits:-</w:t>
      </w:r>
    </w:p>
    <w:p w:rsidR="00791B60" w:rsidRDefault="00791B60" w:rsidP="00791B60">
      <w:pPr>
        <w:pStyle w:val="0normal-segoefont"/>
        <w:spacing w:line="240" w:lineRule="auto"/>
      </w:pPr>
      <w:r>
        <w:t>Saves storage space by removing duplicate data. All entries with old key will be removed &amp; only new entries with new key will be retained</w:t>
      </w:r>
    </w:p>
    <w:p w:rsidR="00791B60" w:rsidRPr="00791B60" w:rsidRDefault="00791B60" w:rsidP="00791B60">
      <w:pPr>
        <w:pStyle w:val="0normal-segoefont"/>
        <w:spacing w:line="240" w:lineRule="auto"/>
      </w:pPr>
      <w:r w:rsidRPr="00791B60">
        <w:t>Makes it easier to keep track of the latest changes to data.</w:t>
      </w:r>
      <w:r w:rsidR="0065048B">
        <w:t xml:space="preserve"> Un</w:t>
      </w:r>
      <w:r w:rsidR="00334330">
        <w:t>-</w:t>
      </w:r>
      <w:r w:rsidR="0065048B">
        <w:t>necessary Old data will be deleted automatically so that only new data will be present always</w:t>
      </w:r>
    </w:p>
    <w:p w:rsidR="00791B60" w:rsidRDefault="00791B60" w:rsidP="00791B60">
      <w:pPr>
        <w:pStyle w:val="0normal-segoefont"/>
        <w:spacing w:line="240" w:lineRule="auto"/>
      </w:pPr>
      <w:r w:rsidRPr="00791B60">
        <w:t xml:space="preserve">  </w:t>
      </w:r>
    </w:p>
    <w:p w:rsidR="00791B60" w:rsidRDefault="00791B60" w:rsidP="00791B60">
      <w:pPr>
        <w:pStyle w:val="0normal-segoefont"/>
      </w:pPr>
    </w:p>
    <w:p w:rsidR="00334330" w:rsidRDefault="00334330" w:rsidP="00791B60">
      <w:pPr>
        <w:pStyle w:val="0normal-segoefont"/>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34330">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How this compaction happens internally?? </w:t>
      </w:r>
    </w:p>
    <w:p w:rsidR="00334330" w:rsidRDefault="001907F3" w:rsidP="00791B60">
      <w:pPr>
        <w:pStyle w:val="0normal-segoefont"/>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lang w:val="en-IN" w:eastAsia="en-IN"/>
        </w:rPr>
        <w:lastRenderedPageBreak/>
        <w:drawing>
          <wp:inline distT="0" distB="0" distL="0" distR="0" wp14:anchorId="4A2CF80B" wp14:editId="118BDD92">
            <wp:extent cx="11372850" cy="3829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372850" cy="3829050"/>
                    </a:xfrm>
                    <a:prstGeom prst="rect">
                      <a:avLst/>
                    </a:prstGeom>
                  </pic:spPr>
                </pic:pic>
              </a:graphicData>
            </a:graphic>
          </wp:inline>
        </w:drawing>
      </w:r>
    </w:p>
    <w:p w:rsidR="001907F3" w:rsidRDefault="001907F3" w:rsidP="00791B60">
      <w:pPr>
        <w:pStyle w:val="0normal-segoefont"/>
      </w:pPr>
      <w:r w:rsidRPr="001907F3">
        <w:t xml:space="preserve">Here </w:t>
      </w:r>
      <w:r>
        <w:t>if you see we are building a map contains a key &amp; latest offset, it will scan through all segments in current folder partition and updates the latest offset number for that key</w:t>
      </w:r>
    </w:p>
    <w:p w:rsidR="001907F3" w:rsidRDefault="001907F3" w:rsidP="00791B60">
      <w:pPr>
        <w:pStyle w:val="0normal-segoefont"/>
      </w:pPr>
      <w:r>
        <w:t>Once map is built, since the map have the key &amp; latest offset number all the old offset numbers will be deleted for that key</w:t>
      </w:r>
    </w:p>
    <w:p w:rsidR="001907F3" w:rsidRDefault="001907F3" w:rsidP="00791B60">
      <w:pPr>
        <w:pStyle w:val="0normal-segoefont"/>
      </w:pPr>
      <w:r w:rsidRPr="003033E8">
        <w:rPr>
          <w:b/>
          <w:color w:val="FFC000"/>
          <w:sz w:val="36"/>
        </w:rPr>
        <w:t>So whats problem here</w:t>
      </w:r>
      <w:r>
        <w:t xml:space="preserve">?? – here the comparison is happening only with segment files present in same folder, but what if the duplicate keys are present in multiple segments </w:t>
      </w:r>
      <w:r w:rsidR="0020055E">
        <w:t>belonging to multiple folders? It cant even compare because the map contains the offset number alone, but same offset numbers are duplicated/repeated in another folder also?</w:t>
      </w:r>
    </w:p>
    <w:p w:rsidR="003033E8" w:rsidRDefault="003033E8" w:rsidP="00791B60">
      <w:pPr>
        <w:pStyle w:val="0normal-segoefont"/>
        <w:rPr>
          <w:rFonts w:ascii="Comic Sans MS" w:hAnsi="Comic Sans MS"/>
          <w:color w:val="FF6600"/>
        </w:rPr>
      </w:pPr>
      <w:r w:rsidRPr="003033E8">
        <w:rPr>
          <w:rFonts w:ascii="Comic Sans MS" w:hAnsi="Comic Sans MS"/>
          <w:color w:val="FF6600"/>
        </w:rPr>
        <w:t>Log compaction in Kafka is limited to removing duplicate keys within the segments of the same partition</w:t>
      </w:r>
      <w:r w:rsidR="00421EF0">
        <w:rPr>
          <w:rFonts w:ascii="Comic Sans MS" w:hAnsi="Comic Sans MS"/>
          <w:color w:val="FF6600"/>
        </w:rPr>
        <w:t xml:space="preserve">, </w:t>
      </w:r>
      <w:r w:rsidR="00421EF0" w:rsidRPr="00421EF0">
        <w:rPr>
          <w:rFonts w:ascii="Comic Sans MS" w:hAnsi="Comic Sans MS"/>
          <w:color w:val="FF6600"/>
        </w:rPr>
        <w:t>It does not operate across multiple partitions.</w:t>
      </w:r>
    </w:p>
    <w:p w:rsidR="00421EF0" w:rsidRPr="003033E8" w:rsidRDefault="00421EF0" w:rsidP="00791B60">
      <w:pPr>
        <w:pStyle w:val="0normal-segoefont"/>
        <w:rPr>
          <w:rFonts w:ascii="Comic Sans MS" w:hAnsi="Comic Sans MS"/>
          <w:color w:val="FF6600"/>
        </w:rPr>
      </w:pPr>
      <w:r>
        <w:rPr>
          <w:rFonts w:ascii="Comic Sans MS" w:hAnsi="Comic Sans MS"/>
          <w:color w:val="FF6600"/>
        </w:rPr>
        <w:t>Why because it internally delete based on offset number which is unique only inside a partition</w:t>
      </w:r>
    </w:p>
    <w:p w:rsidR="001907F3" w:rsidRDefault="00421EF0" w:rsidP="00791B60">
      <w:pPr>
        <w:pStyle w:val="0normal-segoefont"/>
      </w:pPr>
      <w:r>
        <w:rPr>
          <w:rStyle w:val="Strong"/>
        </w:rPr>
        <w:t>Partition-based:</w:t>
      </w:r>
      <w:r>
        <w:t xml:space="preserve"> Kafka is inherently partitioned. Each partition is an ordered, append-only log.</w:t>
      </w:r>
    </w:p>
    <w:p w:rsidR="00421EF0" w:rsidRDefault="00421EF0" w:rsidP="00791B60">
      <w:pPr>
        <w:pStyle w:val="0normal-segoefont"/>
      </w:pPr>
      <w:r>
        <w:rPr>
          <w:rStyle w:val="Strong"/>
        </w:rPr>
        <w:t>Duplicate Removal:</w:t>
      </w:r>
      <w:r>
        <w:t xml:space="preserve"> Older messages with the same key are deleted, leaving only the most recent value.</w:t>
      </w:r>
    </w:p>
    <w:p w:rsidR="00C95CB4" w:rsidRPr="00F75D3F" w:rsidRDefault="00C95CB4" w:rsidP="00791B60">
      <w:pPr>
        <w:pStyle w:val="0normal-segoefont"/>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75D3F">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Internally it will delete old segments &amp; it will </w:t>
      </w:r>
      <w:r w:rsidR="00780488" w:rsidRPr="00F75D3F">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paste that</w:t>
      </w:r>
      <w:r w:rsidR="00B136F0">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new filtered</w:t>
      </w:r>
      <w:r w:rsidRPr="00F75D3F">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data </w:t>
      </w:r>
      <w:r w:rsidR="00780488" w:rsidRPr="00F75D3F">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into new segment files</w:t>
      </w:r>
    </w:p>
    <w:p w:rsidR="001907F3" w:rsidRDefault="001907F3" w:rsidP="00791B60">
      <w:pPr>
        <w:pStyle w:val="0normal-segoefont"/>
      </w:pPr>
    </w:p>
    <w:tbl>
      <w:tblPr>
        <w:tblStyle w:val="TableGrid"/>
        <w:tblW w:w="0" w:type="auto"/>
        <w:tblLook w:val="04A0" w:firstRow="1" w:lastRow="0" w:firstColumn="1" w:lastColumn="0" w:noHBand="0" w:noVBand="1"/>
      </w:tblPr>
      <w:tblGrid>
        <w:gridCol w:w="11515"/>
        <w:gridCol w:w="11515"/>
      </w:tblGrid>
      <w:tr w:rsidR="00914EBC" w:rsidTr="00914EBC">
        <w:tc>
          <w:tcPr>
            <w:tcW w:w="11515" w:type="dxa"/>
          </w:tcPr>
          <w:p w:rsidR="00914EBC" w:rsidRDefault="00914EBC" w:rsidP="00791B60">
            <w:pPr>
              <w:pStyle w:val="0normal-segoefont"/>
            </w:pPr>
            <w:r>
              <w:t>Key</w:t>
            </w:r>
          </w:p>
        </w:tc>
        <w:tc>
          <w:tcPr>
            <w:tcW w:w="11515" w:type="dxa"/>
          </w:tcPr>
          <w:p w:rsidR="00914EBC" w:rsidRDefault="00914EBC" w:rsidP="00791B60">
            <w:pPr>
              <w:pStyle w:val="0normal-segoefont"/>
            </w:pPr>
            <w:r>
              <w:t xml:space="preserve">Value as a list </w:t>
            </w:r>
          </w:p>
        </w:tc>
      </w:tr>
      <w:tr w:rsidR="00914EBC" w:rsidTr="00914EBC">
        <w:tc>
          <w:tcPr>
            <w:tcW w:w="11515" w:type="dxa"/>
          </w:tcPr>
          <w:p w:rsidR="00914EBC" w:rsidRDefault="00914EBC" w:rsidP="00791B60">
            <w:pPr>
              <w:pStyle w:val="0normal-segoefont"/>
            </w:pPr>
            <w:r>
              <w:t>Mani</w:t>
            </w:r>
          </w:p>
        </w:tc>
        <w:tc>
          <w:tcPr>
            <w:tcW w:w="11515" w:type="dxa"/>
          </w:tcPr>
          <w:p w:rsidR="00914EBC" w:rsidRPr="00914EBC" w:rsidRDefault="00914EBC" w:rsidP="00914EBC">
            <w:pPr>
              <w:pStyle w:val="0normal-segoefont"/>
              <w:rPr>
                <w:lang w:val="en-IN"/>
              </w:rPr>
            </w:pPr>
            <w:r>
              <w:t>[</w:t>
            </w:r>
            <w:r w:rsidR="008A6D65" w:rsidRPr="00914EBC">
              <w:rPr>
                <w:strike/>
                <w:lang w:val="en-IN"/>
              </w:rPr>
              <w:t>101,201</w:t>
            </w:r>
            <w:r w:rsidR="008A6D65" w:rsidRPr="00914EBC">
              <w:rPr>
                <w:lang w:val="en-IN"/>
              </w:rPr>
              <w:t>,301</w:t>
            </w:r>
            <w:r>
              <w:t>]</w:t>
            </w:r>
          </w:p>
        </w:tc>
      </w:tr>
      <w:tr w:rsidR="00914EBC" w:rsidTr="00914EBC">
        <w:tc>
          <w:tcPr>
            <w:tcW w:w="11515" w:type="dxa"/>
          </w:tcPr>
          <w:p w:rsidR="00914EBC" w:rsidRDefault="00914EBC" w:rsidP="00791B60">
            <w:pPr>
              <w:pStyle w:val="0normal-segoefont"/>
            </w:pPr>
            <w:r>
              <w:t>Sai</w:t>
            </w:r>
          </w:p>
        </w:tc>
        <w:tc>
          <w:tcPr>
            <w:tcW w:w="11515" w:type="dxa"/>
          </w:tcPr>
          <w:p w:rsidR="00914EBC" w:rsidRDefault="00914EBC" w:rsidP="00791B60">
            <w:pPr>
              <w:pStyle w:val="0normal-segoefont"/>
            </w:pPr>
            <w:r>
              <w:t>[</w:t>
            </w:r>
            <w:r w:rsidRPr="00914EBC">
              <w:rPr>
                <w:strike/>
                <w:lang w:val="en-IN"/>
              </w:rPr>
              <w:t>299,399</w:t>
            </w:r>
            <w:r>
              <w:t>,499]</w:t>
            </w:r>
          </w:p>
        </w:tc>
      </w:tr>
      <w:tr w:rsidR="00914EBC" w:rsidTr="00914EBC">
        <w:tc>
          <w:tcPr>
            <w:tcW w:w="11515" w:type="dxa"/>
          </w:tcPr>
          <w:p w:rsidR="00914EBC" w:rsidRDefault="00914EBC" w:rsidP="00791B60">
            <w:pPr>
              <w:pStyle w:val="0normal-segoefont"/>
            </w:pPr>
            <w:r>
              <w:t>Santhoshi</w:t>
            </w:r>
          </w:p>
        </w:tc>
        <w:tc>
          <w:tcPr>
            <w:tcW w:w="11515" w:type="dxa"/>
          </w:tcPr>
          <w:p w:rsidR="00914EBC" w:rsidRDefault="0079308F" w:rsidP="00791B60">
            <w:pPr>
              <w:pStyle w:val="0normal-segoefont"/>
            </w:pPr>
            <w:r>
              <w:rPr>
                <w:strike/>
                <w:lang w:val="en-IN"/>
              </w:rPr>
              <w:t>[</w:t>
            </w:r>
            <w:r w:rsidR="00914EBC" w:rsidRPr="00914EBC">
              <w:rPr>
                <w:strike/>
                <w:lang w:val="en-IN"/>
              </w:rPr>
              <w:t>285,385</w:t>
            </w:r>
            <w:r w:rsidR="00914EBC">
              <w:t>,485</w:t>
            </w:r>
            <w:r>
              <w:t>]</w:t>
            </w:r>
          </w:p>
        </w:tc>
      </w:tr>
    </w:tbl>
    <w:p w:rsidR="00277018" w:rsidRDefault="00277018" w:rsidP="00791B60">
      <w:pPr>
        <w:pStyle w:val="0normal-segoefont"/>
      </w:pPr>
    </w:p>
    <w:p w:rsidR="00277018" w:rsidRDefault="00395FBA" w:rsidP="00791B60">
      <w:pPr>
        <w:pStyle w:val="0normal-segoefont"/>
      </w:pPr>
      <w:r>
        <w:lastRenderedPageBreak/>
        <w:t>So as 1 folder will have many segment files, this cleaner will open each &amp; every segment file &amp; scans through all messages and maintains keys for the message as keys in hashmap</w:t>
      </w:r>
    </w:p>
    <w:p w:rsidR="00395FBA" w:rsidRDefault="00395FBA" w:rsidP="00791B60">
      <w:pPr>
        <w:pStyle w:val="0normal-segoefont"/>
      </w:pPr>
      <w:r>
        <w:t>And offset number</w:t>
      </w:r>
      <w:r w:rsidR="0079308F">
        <w:t>s</w:t>
      </w:r>
      <w:r>
        <w:t xml:space="preserve"> will be the value in hashmap</w:t>
      </w:r>
    </w:p>
    <w:p w:rsidR="0079308F" w:rsidRDefault="0079308F" w:rsidP="00791B60">
      <w:pPr>
        <w:pStyle w:val="0normal-segoefont"/>
      </w:pPr>
      <w:r>
        <w:t xml:space="preserve">All those old values of that key will be marked with some delete tombstone markers, and after </w:t>
      </w:r>
      <w:r w:rsidRPr="0079308F">
        <w:rPr>
          <w:rFonts w:ascii="Comic Sans MS" w:hAnsi="Comic Sans MS" w:cs="Segoe UI"/>
          <w:color w:val="066684" w:themeColor="accent6" w:themeShade="BF"/>
          <w:shd w:val="clear" w:color="auto" w:fill="FFFFFF"/>
        </w:rPr>
        <w:t xml:space="preserve">log.cleaner.delete.retention.ms </w:t>
      </w:r>
      <w:r>
        <w:t>time these old values for that keys will be deleted</w:t>
      </w:r>
    </w:p>
    <w:p w:rsidR="004203A9" w:rsidRPr="004203A9" w:rsidRDefault="004203A9" w:rsidP="004203A9">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4203A9">
        <w:rPr>
          <w:rFonts w:ascii="Times New Roman" w:eastAsia="Times New Roman" w:hAnsi="Times New Roman" w:cs="Times New Roman"/>
          <w:sz w:val="24"/>
          <w:szCs w:val="24"/>
          <w:lang w:eastAsia="en-IN"/>
        </w:rPr>
        <w:t xml:space="preserve">The default value for </w:t>
      </w:r>
      <w:r w:rsidRPr="004203A9">
        <w:rPr>
          <w:rFonts w:ascii="Courier New" w:eastAsia="Times New Roman" w:hAnsi="Courier New" w:cs="Courier New"/>
          <w:sz w:val="20"/>
          <w:szCs w:val="20"/>
          <w:lang w:eastAsia="en-IN"/>
        </w:rPr>
        <w:t>log.cleaner.delete.retention.ms</w:t>
      </w:r>
      <w:r w:rsidRPr="004203A9">
        <w:rPr>
          <w:rFonts w:ascii="Times New Roman" w:eastAsia="Times New Roman" w:hAnsi="Times New Roman" w:cs="Times New Roman"/>
          <w:sz w:val="24"/>
          <w:szCs w:val="24"/>
          <w:lang w:eastAsia="en-IN"/>
        </w:rPr>
        <w:t xml:space="preserve"> is </w:t>
      </w:r>
      <w:r w:rsidRPr="004203A9">
        <w:rPr>
          <w:rFonts w:ascii="Times New Roman" w:eastAsia="Times New Roman" w:hAnsi="Times New Roman" w:cs="Times New Roman"/>
          <w:b/>
          <w:bCs/>
          <w:sz w:val="24"/>
          <w:szCs w:val="24"/>
          <w:lang w:eastAsia="en-IN"/>
        </w:rPr>
        <w:t>24 hours (one day)</w:t>
      </w:r>
      <w:r w:rsidRPr="004203A9">
        <w:rPr>
          <w:rFonts w:ascii="Times New Roman" w:eastAsia="Times New Roman" w:hAnsi="Times New Roman" w:cs="Times New Roman"/>
          <w:sz w:val="24"/>
          <w:szCs w:val="24"/>
          <w:lang w:eastAsia="en-IN"/>
        </w:rPr>
        <w:t>.</w:t>
      </w:r>
    </w:p>
    <w:p w:rsidR="00277018" w:rsidRDefault="00277018" w:rsidP="00791B60">
      <w:pPr>
        <w:pStyle w:val="0normal-segoefont"/>
      </w:pPr>
    </w:p>
    <w:p w:rsidR="00277018" w:rsidRDefault="009B4FD7" w:rsidP="00791B60">
      <w:pPr>
        <w:pStyle w:val="0normal-segoefont"/>
      </w:pPr>
      <w:r>
        <w:rPr>
          <w:noProof/>
          <w:lang w:val="en-IN" w:eastAsia="en-IN"/>
        </w:rPr>
        <w:drawing>
          <wp:inline distT="0" distB="0" distL="0" distR="0" wp14:anchorId="7600083B" wp14:editId="7A48AF26">
            <wp:extent cx="5486400" cy="3200400"/>
            <wp:effectExtent l="0" t="0" r="0" b="1905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r w:rsidR="00277018">
        <w:rPr>
          <w:noProof/>
          <w:lang w:val="en-IN" w:eastAsia="en-IN"/>
        </w:rPr>
        <w:drawing>
          <wp:inline distT="0" distB="0" distL="0" distR="0">
            <wp:extent cx="5486400" cy="3200400"/>
            <wp:effectExtent l="0" t="0" r="0" b="1905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B6724C" w:rsidRDefault="00F44BFD" w:rsidP="00791B60">
      <w:pPr>
        <w:pStyle w:val="0normal-segoefont"/>
        <w:rPr>
          <w:rFonts w:ascii="Comic Sans MS" w:hAnsi="Comic Sans MS" w:cs="Segoe UI"/>
          <w:color w:val="066684" w:themeColor="accent6" w:themeShade="BF"/>
          <w:shd w:val="clear" w:color="auto" w:fill="FFFFFF"/>
        </w:rPr>
      </w:pPr>
      <w:r w:rsidRPr="00F44BFD">
        <w:rPr>
          <w:rFonts w:ascii="Comic Sans MS" w:hAnsi="Comic Sans MS" w:cs="Segoe UI"/>
          <w:color w:val="066684" w:themeColor="accent6" w:themeShade="BF"/>
          <w:shd w:val="clear" w:color="auto" w:fill="FFFFFF"/>
        </w:rPr>
        <w:t>The offsets are kept, only some messages are deleted.</w:t>
      </w:r>
    </w:p>
    <w:p w:rsidR="00CD6630" w:rsidRDefault="00CD6630" w:rsidP="00791B60">
      <w:pPr>
        <w:pStyle w:val="0normal-segoefont"/>
        <w:rPr>
          <w:rFonts w:ascii="Comic Sans MS" w:hAnsi="Comic Sans MS" w:cs="Segoe UI"/>
          <w:color w:val="066684" w:themeColor="accent6" w:themeShade="BF"/>
          <w:shd w:val="clear" w:color="auto" w:fill="FFFFFF"/>
        </w:rPr>
      </w:pPr>
      <w:r>
        <w:rPr>
          <w:rFonts w:ascii="Comic Sans MS" w:hAnsi="Comic Sans MS" w:cs="Segoe UI"/>
          <w:color w:val="066684" w:themeColor="accent6" w:themeShade="BF"/>
          <w:shd w:val="clear" w:color="auto" w:fill="FFFFFF"/>
        </w:rPr>
        <w:t>Concept of tombstone</w:t>
      </w:r>
    </w:p>
    <w:p w:rsidR="00CD6630" w:rsidRPr="00F44BFD" w:rsidRDefault="00CD6630" w:rsidP="00791B60">
      <w:pPr>
        <w:pStyle w:val="0normal-segoefont"/>
        <w:rPr>
          <w:rFonts w:ascii="Comic Sans MS" w:hAnsi="Comic Sans MS"/>
          <w:color w:val="066684" w:themeColor="accent6" w:themeShade="BF"/>
        </w:rPr>
      </w:pPr>
    </w:p>
    <w:p w:rsidR="001907F3" w:rsidRDefault="001907F3" w:rsidP="001907F3">
      <w:pPr>
        <w:pStyle w:val="0normal-segoefont"/>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91B60">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Problem with log compaction:-</w:t>
      </w:r>
    </w:p>
    <w:p w:rsidR="001907F3" w:rsidRDefault="001907F3" w:rsidP="005D14B3">
      <w:pPr>
        <w:pStyle w:val="0normal-segoefont"/>
        <w:numPr>
          <w:ilvl w:val="0"/>
          <w:numId w:val="22"/>
        </w:numPr>
      </w:pPr>
      <w:r>
        <w:t>Consumers won't see every update to a record, they can see only the latest one.</w:t>
      </w:r>
    </w:p>
    <w:p w:rsidR="001907F3" w:rsidRDefault="00240321" w:rsidP="005D14B3">
      <w:pPr>
        <w:pStyle w:val="0normal-segoefont"/>
        <w:numPr>
          <w:ilvl w:val="0"/>
          <w:numId w:val="22"/>
        </w:numPr>
      </w:pPr>
      <w:r>
        <w:t xml:space="preserve">Cleaning happens only partition wise- </w:t>
      </w:r>
      <w:r w:rsidR="001907F3">
        <w:t xml:space="preserve">This cleaning and comparison of data will happen only among segment files present inside a partition folder </w:t>
      </w:r>
    </w:p>
    <w:p w:rsidR="001907F3" w:rsidRDefault="001907F3" w:rsidP="001907F3">
      <w:pPr>
        <w:pStyle w:val="0normal-segoefont"/>
      </w:pPr>
      <w:r w:rsidRPr="00334330">
        <w:t xml:space="preserve">But what about duplicate data present in multiple </w:t>
      </w:r>
      <w:r>
        <w:t xml:space="preserve">folder </w:t>
      </w:r>
      <w:r w:rsidR="00240321" w:rsidRPr="00334330">
        <w:t>partitions,</w:t>
      </w:r>
      <w:r w:rsidRPr="00334330">
        <w:t xml:space="preserve"> </w:t>
      </w:r>
    </w:p>
    <w:p w:rsidR="005D14B3" w:rsidRDefault="005D14B3" w:rsidP="001907F3">
      <w:pPr>
        <w:pStyle w:val="0normal-segoefont"/>
      </w:pPr>
      <w:r>
        <w:t>Ex:- in the above image key named “mani” is present in 2 partitions (partition-1,partition-2), but even after cleaning key – “mani” will be present in 2 places</w:t>
      </w:r>
    </w:p>
    <w:p w:rsidR="005D14B3" w:rsidRPr="00584021" w:rsidRDefault="005D14B3" w:rsidP="001907F3">
      <w:pPr>
        <w:pStyle w:val="0normal-segoefont"/>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t>1</w:t>
      </w:r>
      <w:r w:rsidRPr="005D14B3">
        <w:rPr>
          <w:vertAlign w:val="superscript"/>
        </w:rPr>
        <w:t>st</w:t>
      </w:r>
      <w:r>
        <w:t xml:space="preserve"> occurrence In partition -1 &amp; 2</w:t>
      </w:r>
      <w:r w:rsidRPr="005D14B3">
        <w:rPr>
          <w:vertAlign w:val="superscript"/>
        </w:rPr>
        <w:t>nd</w:t>
      </w:r>
      <w:r>
        <w:t xml:space="preserve"> occurrence in partition-2</w:t>
      </w:r>
      <w:r w:rsidR="00584021">
        <w:t>,</w:t>
      </w:r>
      <w:r w:rsidR="00584021" w:rsidRPr="00584021">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so duplicates will be deleted only inside a partition</w:t>
      </w:r>
      <w:r w:rsidR="006C4449">
        <w:rPr>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not across partitions</w:t>
      </w:r>
    </w:p>
    <w:p w:rsidR="005D14B3" w:rsidRDefault="005D14B3" w:rsidP="001907F3">
      <w:pPr>
        <w:pStyle w:val="0normal-segoefont"/>
      </w:pPr>
    </w:p>
    <w:p w:rsidR="005D14B3" w:rsidRDefault="005D14B3" w:rsidP="001907F3">
      <w:pPr>
        <w:pStyle w:val="0normal-segoefont"/>
      </w:pPr>
    </w:p>
    <w:p w:rsidR="001907F3" w:rsidRPr="001907F3" w:rsidRDefault="001907F3" w:rsidP="00791B60">
      <w:pPr>
        <w:pStyle w:val="0normal-segoefont"/>
      </w:pPr>
    </w:p>
    <w:p w:rsidR="00791B60" w:rsidRDefault="00791B60" w:rsidP="00791B60">
      <w:pPr>
        <w:pStyle w:val="0normal-segoefont"/>
      </w:pPr>
    </w:p>
    <w:p w:rsidR="00791B60" w:rsidRDefault="00791B60" w:rsidP="00791B60">
      <w:pPr>
        <w:pStyle w:val="0normal-segoefont"/>
      </w:pPr>
    </w:p>
    <w:p w:rsidR="00791B60" w:rsidRDefault="00791B60" w:rsidP="00791B60">
      <w:pPr>
        <w:pStyle w:val="0normal-segoefont"/>
      </w:pPr>
    </w:p>
    <w:p w:rsidR="00791B60" w:rsidRDefault="00791B60" w:rsidP="00791B60">
      <w:pPr>
        <w:pStyle w:val="0normal-segoefont"/>
      </w:pPr>
    </w:p>
    <w:p w:rsidR="00791B60" w:rsidRDefault="00791B60" w:rsidP="00791B60">
      <w:pPr>
        <w:pStyle w:val="0normal-segoefont"/>
      </w:pPr>
    </w:p>
    <w:p w:rsidR="00791B60" w:rsidRDefault="00791B60" w:rsidP="00791B60">
      <w:pPr>
        <w:pStyle w:val="0normal-segoefont"/>
      </w:pPr>
    </w:p>
    <w:p w:rsidR="00791B60" w:rsidRDefault="00791B60" w:rsidP="00791B60">
      <w:pPr>
        <w:pStyle w:val="0normal-segoefont"/>
      </w:pPr>
    </w:p>
    <w:p w:rsidR="00791B60" w:rsidRPr="009D7D2F" w:rsidRDefault="00791B60" w:rsidP="00791B60">
      <w:pPr>
        <w:pStyle w:val="0normal-segoefont"/>
      </w:pPr>
    </w:p>
    <w:p w:rsidR="00A74644" w:rsidRDefault="00A74644" w:rsidP="00A74644">
      <w:pPr>
        <w:pStyle w:val="2h2-green"/>
      </w:pPr>
      <w:r>
        <w:t>Zookeeper</w:t>
      </w:r>
    </w:p>
    <w:p w:rsidR="00A74644" w:rsidRDefault="00A74644" w:rsidP="00A74644">
      <w:pPr>
        <w:pStyle w:val="0normal-segoefont"/>
      </w:pPr>
      <w:r w:rsidRPr="00A74644">
        <w:t xml:space="preserve">Zookeeper </w:t>
      </w:r>
      <w:r>
        <w:t>will have all brokers information</w:t>
      </w:r>
      <w:r w:rsidR="005F7FC0">
        <w:t xml:space="preserve"> , kafka announced zookeeper will be retiring soon</w:t>
      </w:r>
    </w:p>
    <w:p w:rsidR="00F2442B" w:rsidRDefault="00F2442B" w:rsidP="00A74644">
      <w:pPr>
        <w:pStyle w:val="0normal-segoefont"/>
      </w:pPr>
    </w:p>
    <w:p w:rsidR="00F2442B" w:rsidRDefault="00F2442B" w:rsidP="00000441">
      <w:pPr>
        <w:pStyle w:val="3h3-red"/>
        <w:rPr>
          <w:sz w:val="48"/>
        </w:rPr>
      </w:pPr>
      <w:r w:rsidRPr="00000441">
        <w:rPr>
          <w:sz w:val="48"/>
        </w:rPr>
        <w:t>Examples</w:t>
      </w:r>
      <w:r w:rsidR="00AD31AB">
        <w:rPr>
          <w:sz w:val="48"/>
        </w:rPr>
        <w:t>-sending 1 file to 3 consumers</w:t>
      </w:r>
    </w:p>
    <w:p w:rsidR="00F2442B" w:rsidRDefault="00510AF7" w:rsidP="00A74644">
      <w:pPr>
        <w:pStyle w:val="0normal-segoefont"/>
      </w:pPr>
      <w:r>
        <w:rPr>
          <w:noProof/>
          <w:lang w:val="en-IN" w:eastAsia="en-IN"/>
        </w:rPr>
        <w:drawing>
          <wp:inline distT="0" distB="0" distL="0" distR="0" wp14:anchorId="72B9BF78" wp14:editId="19897E08">
            <wp:extent cx="5731510" cy="2294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94255"/>
                    </a:xfrm>
                    <a:prstGeom prst="rect">
                      <a:avLst/>
                    </a:prstGeom>
                  </pic:spPr>
                </pic:pic>
              </a:graphicData>
            </a:graphic>
          </wp:inline>
        </w:drawing>
      </w:r>
    </w:p>
    <w:p w:rsidR="003B5C8C" w:rsidRDefault="003B5C8C" w:rsidP="003B5C8C">
      <w:pPr>
        <w:pStyle w:val="0normal-segoefont"/>
        <w:rPr>
          <w:sz w:val="24"/>
        </w:rPr>
      </w:pPr>
      <w:r w:rsidRPr="0043347D">
        <w:rPr>
          <w:sz w:val="24"/>
        </w:rPr>
        <w:t xml:space="preserve">Now </w:t>
      </w:r>
      <w:r>
        <w:rPr>
          <w:sz w:val="24"/>
        </w:rPr>
        <w:t>i</w:t>
      </w:r>
      <w:r w:rsidRPr="0043347D">
        <w:rPr>
          <w:sz w:val="24"/>
        </w:rPr>
        <w:t>n this case</w:t>
      </w:r>
      <w:r>
        <w:rPr>
          <w:sz w:val="24"/>
        </w:rPr>
        <w:t xml:space="preserve">, we are sending bulk of records 10,000 records </w:t>
      </w:r>
    </w:p>
    <w:p w:rsidR="003B5C8C" w:rsidRDefault="003B5C8C" w:rsidP="003B5C8C">
      <w:pPr>
        <w:pStyle w:val="0normal-segoefont"/>
        <w:rPr>
          <w:sz w:val="24"/>
        </w:rPr>
      </w:pPr>
      <w:r>
        <w:rPr>
          <w:sz w:val="24"/>
        </w:rPr>
        <w:t xml:space="preserve">Producer will send the data to 3 </w:t>
      </w:r>
      <w:r w:rsidR="005234FC">
        <w:rPr>
          <w:sz w:val="24"/>
        </w:rPr>
        <w:t>partitions evenly</w:t>
      </w:r>
      <w:r>
        <w:rPr>
          <w:sz w:val="24"/>
        </w:rPr>
        <w:t xml:space="preserve"> , even though its single message</w:t>
      </w:r>
      <w:r w:rsidR="00B41362">
        <w:rPr>
          <w:sz w:val="24"/>
        </w:rPr>
        <w:t>/single file</w:t>
      </w:r>
      <w:r>
        <w:rPr>
          <w:sz w:val="24"/>
        </w:rPr>
        <w:t xml:space="preserve"> it will be split and 1</w:t>
      </w:r>
      <w:r w:rsidRPr="003B5C8C">
        <w:rPr>
          <w:sz w:val="24"/>
          <w:vertAlign w:val="superscript"/>
        </w:rPr>
        <w:t>st</w:t>
      </w:r>
      <w:r>
        <w:rPr>
          <w:sz w:val="24"/>
        </w:rPr>
        <w:t xml:space="preserve"> 5</w:t>
      </w:r>
      <w:r w:rsidR="00B41362">
        <w:rPr>
          <w:sz w:val="24"/>
        </w:rPr>
        <w:t>k</w:t>
      </w:r>
      <w:r>
        <w:rPr>
          <w:sz w:val="24"/>
        </w:rPr>
        <w:t xml:space="preserve"> rows to partition 1 and next 2.5k to partition 2 and rest to partition 3 </w:t>
      </w:r>
    </w:p>
    <w:p w:rsidR="003B5C8C" w:rsidRDefault="003B5C8C" w:rsidP="003B5C8C">
      <w:pPr>
        <w:pStyle w:val="0normal-segoefont"/>
        <w:rPr>
          <w:sz w:val="24"/>
        </w:rPr>
      </w:pPr>
      <w:r>
        <w:rPr>
          <w:sz w:val="24"/>
        </w:rPr>
        <w:t xml:space="preserve"> And since we have only 1 consumer(1 consumer group) but as we have 2 consumers in same group these are workers , these will share the load among the existing partitions</w:t>
      </w:r>
    </w:p>
    <w:p w:rsidR="003B5C8C" w:rsidRDefault="003B5C8C" w:rsidP="003B5C8C">
      <w:pPr>
        <w:pStyle w:val="0normal-segoefont"/>
        <w:rPr>
          <w:sz w:val="24"/>
        </w:rPr>
      </w:pPr>
      <w:r>
        <w:rPr>
          <w:sz w:val="24"/>
        </w:rPr>
        <w:t>1</w:t>
      </w:r>
      <w:r w:rsidRPr="003B5C8C">
        <w:rPr>
          <w:sz w:val="24"/>
          <w:vertAlign w:val="superscript"/>
        </w:rPr>
        <w:t>st</w:t>
      </w:r>
      <w:r>
        <w:rPr>
          <w:sz w:val="24"/>
        </w:rPr>
        <w:t xml:space="preserve"> consumer</w:t>
      </w:r>
      <w:r w:rsidR="009D70BF">
        <w:rPr>
          <w:sz w:val="24"/>
        </w:rPr>
        <w:t xml:space="preserve"> of that consumer grp</w:t>
      </w:r>
      <w:r>
        <w:rPr>
          <w:sz w:val="24"/>
        </w:rPr>
        <w:t xml:space="preserve"> will read the records from 2 partitions</w:t>
      </w:r>
    </w:p>
    <w:p w:rsidR="003B5C8C" w:rsidRDefault="003B5C8C" w:rsidP="003B5C8C">
      <w:pPr>
        <w:pStyle w:val="0normal-segoefont"/>
        <w:rPr>
          <w:sz w:val="24"/>
        </w:rPr>
      </w:pPr>
      <w:r>
        <w:rPr>
          <w:sz w:val="24"/>
        </w:rPr>
        <w:lastRenderedPageBreak/>
        <w:t>2</w:t>
      </w:r>
      <w:r w:rsidRPr="003B5C8C">
        <w:rPr>
          <w:sz w:val="24"/>
          <w:vertAlign w:val="superscript"/>
        </w:rPr>
        <w:t>nd</w:t>
      </w:r>
      <w:r>
        <w:rPr>
          <w:sz w:val="24"/>
        </w:rPr>
        <w:t xml:space="preserve"> consumer</w:t>
      </w:r>
      <w:r w:rsidR="00007E0E" w:rsidRPr="00007E0E">
        <w:rPr>
          <w:sz w:val="24"/>
        </w:rPr>
        <w:t xml:space="preserve"> </w:t>
      </w:r>
      <w:r w:rsidR="00007E0E">
        <w:rPr>
          <w:sz w:val="24"/>
        </w:rPr>
        <w:t>of that same consumer grp</w:t>
      </w:r>
      <w:r>
        <w:rPr>
          <w:sz w:val="24"/>
        </w:rPr>
        <w:t xml:space="preserve"> will read data from 3</w:t>
      </w:r>
      <w:r w:rsidRPr="003B5C8C">
        <w:rPr>
          <w:sz w:val="24"/>
          <w:vertAlign w:val="superscript"/>
        </w:rPr>
        <w:t>rd</w:t>
      </w:r>
      <w:r>
        <w:rPr>
          <w:sz w:val="24"/>
        </w:rPr>
        <w:t xml:space="preserve"> partition</w:t>
      </w:r>
    </w:p>
    <w:p w:rsidR="00F87C76" w:rsidRDefault="00F87C76"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7C76">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new topic called stocks</w:t>
      </w:r>
    </w:p>
    <w:p w:rsidR="007F7368" w:rsidRPr="007E4A18" w:rsidRDefault="007F7368" w:rsidP="007F7368">
      <w:pPr>
        <w:pStyle w:val="ListParagraph"/>
        <w:rPr>
          <w:rFonts w:ascii="Segoe UI Emoji" w:hAnsi="Segoe UI Emoji"/>
          <w:szCs w:val="26"/>
          <w:lang w:val="en-US"/>
        </w:rPr>
      </w:pPr>
      <w:r w:rsidRPr="007E4A18">
        <w:rPr>
          <w:rFonts w:ascii="Segoe UI Emoji" w:hAnsi="Segoe UI Emoji"/>
          <w:szCs w:val="26"/>
          <w:lang w:val="en-US"/>
        </w:rPr>
        <w:t xml:space="preserve">.\bin\windows\kafka-topics.bat --create --topic </w:t>
      </w:r>
      <w:r w:rsidR="009C730D">
        <w:rPr>
          <w:rFonts w:ascii="Segoe UI Emoji" w:hAnsi="Segoe UI Emoji"/>
          <w:szCs w:val="26"/>
          <w:lang w:val="en-US"/>
        </w:rPr>
        <w:t>stocks</w:t>
      </w:r>
      <w:r>
        <w:rPr>
          <w:rFonts w:ascii="Segoe UI Emoji" w:hAnsi="Segoe UI Emoji"/>
          <w:szCs w:val="26"/>
          <w:lang w:val="en-US"/>
        </w:rPr>
        <w:t xml:space="preserve"> --partitions </w:t>
      </w:r>
      <w:r w:rsidR="009C730D">
        <w:rPr>
          <w:rFonts w:ascii="Segoe UI Emoji" w:hAnsi="Segoe UI Emoji"/>
          <w:szCs w:val="26"/>
          <w:lang w:val="en-US"/>
        </w:rPr>
        <w:t>3</w:t>
      </w:r>
      <w:r>
        <w:rPr>
          <w:rFonts w:ascii="Segoe UI Emoji" w:hAnsi="Segoe UI Emoji"/>
          <w:szCs w:val="26"/>
          <w:lang w:val="en-US"/>
        </w:rPr>
        <w:t xml:space="preserve"> –replication-factor 1 </w:t>
      </w:r>
      <w:r w:rsidRPr="007E4A18">
        <w:rPr>
          <w:rFonts w:ascii="Segoe UI Emoji" w:hAnsi="Segoe UI Emoji"/>
          <w:szCs w:val="26"/>
          <w:lang w:val="en-US"/>
        </w:rPr>
        <w:t>--bootstrap-server localhost:9092</w:t>
      </w:r>
    </w:p>
    <w:p w:rsidR="00307F58" w:rsidRPr="00307F58" w:rsidRDefault="00307F58"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7F58">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 Producer who is pushing records from excel file</w:t>
      </w:r>
    </w:p>
    <w:p w:rsidR="00307F58" w:rsidRDefault="00307F58" w:rsidP="00307F58">
      <w:pPr>
        <w:pStyle w:val="ListParagraph"/>
        <w:rPr>
          <w:rFonts w:ascii="Segoe UI Emoji" w:hAnsi="Segoe UI Emoji"/>
          <w:szCs w:val="26"/>
          <w:lang w:val="en-US"/>
        </w:rPr>
      </w:pPr>
      <w:r>
        <w:rPr>
          <w:rFonts w:ascii="Segoe UI Emoji" w:hAnsi="Segoe UI Emoji"/>
          <w:szCs w:val="26"/>
          <w:lang w:val="en-US"/>
        </w:rPr>
        <w:t>Create a producer and gave a sample csv file as below then the producer will put that file to the kafka server</w:t>
      </w:r>
    </w:p>
    <w:p w:rsidR="00930BC6" w:rsidRPr="006457E0" w:rsidRDefault="00930BC6" w:rsidP="00307F58">
      <w:pPr>
        <w:pStyle w:val="ListParagraph"/>
        <w:rPr>
          <w:rFonts w:ascii="Segoe UI Emoji" w:hAnsi="Segoe UI Emoji"/>
          <w:b/>
          <w:szCs w:val="26"/>
          <w:u w:val="single"/>
          <w:lang w:val="en-US"/>
        </w:rPr>
      </w:pPr>
      <w:r w:rsidRPr="006457E0">
        <w:rPr>
          <w:rFonts w:ascii="Segoe UI Emoji" w:hAnsi="Segoe UI Emoji"/>
          <w:b/>
          <w:szCs w:val="26"/>
          <w:u w:val="single"/>
          <w:lang w:val="en-US"/>
        </w:rPr>
        <w:t>Command</w:t>
      </w:r>
    </w:p>
    <w:p w:rsidR="00930BC6" w:rsidRDefault="002716E7" w:rsidP="00307F58">
      <w:pPr>
        <w:pStyle w:val="ListParagraph"/>
        <w:rPr>
          <w:rFonts w:ascii="Segoe UI Emoji" w:hAnsi="Segoe UI Emoji"/>
          <w:szCs w:val="26"/>
          <w:lang w:val="en-US"/>
        </w:rPr>
      </w:pPr>
      <w:r w:rsidRPr="002716E7">
        <w:rPr>
          <w:rFonts w:ascii="Segoe UI Emoji" w:hAnsi="Segoe UI Emoji"/>
          <w:szCs w:val="26"/>
          <w:lang w:val="en-US"/>
        </w:rPr>
        <w:t>C:\kafka_2.13-3.3.1&gt;</w:t>
      </w:r>
      <w:r w:rsidRPr="002529A6">
        <w:rPr>
          <w:rFonts w:ascii="Segoe UI Emoji" w:hAnsi="Segoe UI Emoji"/>
          <w:b/>
          <w:szCs w:val="26"/>
          <w:u w:val="single"/>
          <w:lang w:val="en-US"/>
        </w:rPr>
        <w:t>.\bin\windows\kafka-console-producer.bat  --topic stocks --bootstrap-server localhost:9092 &lt;H1BLIST.CSV</w:t>
      </w:r>
    </w:p>
    <w:p w:rsidR="00D80465" w:rsidRDefault="00D80465" w:rsidP="00307F58">
      <w:pPr>
        <w:pStyle w:val="ListParagraph"/>
        <w:rPr>
          <w:rFonts w:ascii="Segoe UI Emoji" w:hAnsi="Segoe UI Emoji"/>
          <w:szCs w:val="26"/>
          <w:lang w:val="en-US"/>
        </w:rPr>
      </w:pPr>
    </w:p>
    <w:p w:rsidR="001B143A" w:rsidRDefault="001B143A" w:rsidP="00307F58">
      <w:pPr>
        <w:pStyle w:val="ListParagraph"/>
        <w:rPr>
          <w:rFonts w:ascii="Segoe UI Emoji" w:hAnsi="Segoe UI Emoji"/>
          <w:szCs w:val="26"/>
          <w:lang w:val="en-US"/>
        </w:rPr>
      </w:pPr>
      <w:r>
        <w:rPr>
          <w:rFonts w:ascii="Segoe UI Emoji" w:hAnsi="Segoe UI Emoji"/>
          <w:szCs w:val="26"/>
          <w:lang w:val="en-US"/>
        </w:rPr>
        <w:t xml:space="preserve">make sure U </w:t>
      </w:r>
      <w:r w:rsidR="00AC68CA">
        <w:rPr>
          <w:rFonts w:ascii="Segoe UI Emoji" w:hAnsi="Segoe UI Emoji"/>
          <w:szCs w:val="26"/>
          <w:lang w:val="en-US"/>
        </w:rPr>
        <w:t>have the file</w:t>
      </w:r>
    </w:p>
    <w:p w:rsidR="00307F58" w:rsidRPr="007E4A18" w:rsidRDefault="00307F58" w:rsidP="00307F58">
      <w:pPr>
        <w:pStyle w:val="ListParagraph"/>
        <w:rPr>
          <w:rFonts w:ascii="Segoe UI Emoji" w:hAnsi="Segoe UI Emoji"/>
          <w:szCs w:val="26"/>
          <w:lang w:val="en-US"/>
        </w:rPr>
      </w:pPr>
    </w:p>
    <w:p w:rsidR="00307F58" w:rsidRPr="0043347D" w:rsidRDefault="00307F58" w:rsidP="003B5C8C">
      <w:pPr>
        <w:pStyle w:val="0normal-segoefont"/>
        <w:rPr>
          <w:sz w:val="24"/>
        </w:rPr>
      </w:pPr>
    </w:p>
    <w:p w:rsidR="00000441" w:rsidRDefault="000E099A"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2 </w:t>
      </w:r>
      <w:r w:rsidRPr="000E099A">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w:t>
      </w: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consumers who is present in same group </w:t>
      </w:r>
    </w:p>
    <w:p w:rsidR="000A7231" w:rsidRDefault="000A7231" w:rsidP="000E099A">
      <w:pPr>
        <w:rPr>
          <w:b/>
          <w:sz w:val="32"/>
          <w:u w:val="single"/>
          <w:lang w:val="en-US"/>
        </w:rPr>
      </w:pPr>
      <w:r w:rsidRPr="002529A6">
        <w:rPr>
          <w:sz w:val="32"/>
          <w:lang w:val="en-US"/>
        </w:rPr>
        <w:t>C:\kafka_2.13-3.3.1</w:t>
      </w:r>
      <w:r w:rsidRPr="002529A6">
        <w:rPr>
          <w:b/>
          <w:sz w:val="32"/>
          <w:u w:val="single"/>
          <w:lang w:val="en-US"/>
        </w:rPr>
        <w:t>&gt;.\bin\windows\kafka-console-consumer.bat --bootstrap-server localhost:9092 --topic stocks --from-beginning --group g1</w:t>
      </w:r>
    </w:p>
    <w:p w:rsidR="009C730D" w:rsidRPr="004C55E0" w:rsidRDefault="009C730D" w:rsidP="000E099A">
      <w:pPr>
        <w:rPr>
          <w:sz w:val="36"/>
          <w:lang w:val="en-US"/>
        </w:rPr>
      </w:pPr>
      <w:r>
        <w:rPr>
          <w:sz w:val="36"/>
          <w:lang w:val="en-US"/>
        </w:rPr>
        <w:t>Above command says create a topic called stocks and read from beginning and make it as a consumer under group g1</w:t>
      </w:r>
    </w:p>
    <w:p w:rsidR="000E099A" w:rsidRDefault="00F73EEF"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w:drawing>
          <wp:inline distT="0" distB="0" distL="0" distR="0" wp14:anchorId="7AB792E2" wp14:editId="2BE4AE0C">
            <wp:extent cx="5731510" cy="212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20900"/>
                    </a:xfrm>
                    <a:prstGeom prst="rect">
                      <a:avLst/>
                    </a:prstGeom>
                  </pic:spPr>
                </pic:pic>
              </a:graphicData>
            </a:graphic>
          </wp:inline>
        </w:drawing>
      </w:r>
    </w:p>
    <w:p w:rsidR="00F52291" w:rsidRDefault="00F52291" w:rsidP="00F52291">
      <w:pPr>
        <w:pStyle w:val="0normal-segoefont"/>
      </w:pPr>
      <w:r w:rsidRPr="00F52291">
        <w:t xml:space="preserve">This </w:t>
      </w:r>
      <w:r>
        <w:t xml:space="preserve">time for 3 partitions take 3 consumers in same consumer group then load will be distributed </w:t>
      </w:r>
    </w:p>
    <w:p w:rsidR="000A0DDF" w:rsidRDefault="000A0DDF" w:rsidP="00F52291">
      <w:pPr>
        <w:pStyle w:val="0normal-segoefont"/>
      </w:pPr>
      <w:r>
        <w:t>Among 3 consumers</w:t>
      </w:r>
    </w:p>
    <w:p w:rsidR="000A0DDF" w:rsidRDefault="000A0DDF" w:rsidP="00F52291">
      <w:pPr>
        <w:pStyle w:val="0normal-segoefont"/>
      </w:pPr>
      <w:r>
        <w:rPr>
          <w:noProof/>
          <w:lang w:val="en-IN" w:eastAsia="en-IN"/>
        </w:rPr>
        <w:lastRenderedPageBreak/>
        <w:drawing>
          <wp:inline distT="0" distB="0" distL="0" distR="0" wp14:anchorId="3A990D0F" wp14:editId="7208EE4E">
            <wp:extent cx="5731510" cy="2372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72360"/>
                    </a:xfrm>
                    <a:prstGeom prst="rect">
                      <a:avLst/>
                    </a:prstGeom>
                  </pic:spPr>
                </pic:pic>
              </a:graphicData>
            </a:graphic>
          </wp:inline>
        </w:drawing>
      </w:r>
    </w:p>
    <w:p w:rsidR="00BB1867" w:rsidRDefault="00BB1867" w:rsidP="00BB1867">
      <w:pPr>
        <w:pStyle w:val="0normal-segoefont"/>
      </w:pPr>
    </w:p>
    <w:p w:rsidR="00F32003" w:rsidRDefault="00BB1867" w:rsidP="00BB1867">
      <w:pPr>
        <w:pStyle w:val="2h2-green"/>
      </w:pPr>
      <w:r>
        <w:t>Kafka cluster</w:t>
      </w:r>
    </w:p>
    <w:p w:rsidR="0003583D" w:rsidRDefault="0003583D" w:rsidP="0003583D">
      <w:pPr>
        <w:pStyle w:val="0normal-segoefont"/>
      </w:pPr>
      <w:r>
        <w:t xml:space="preserve">Kafka can manage </w:t>
      </w:r>
      <w:r w:rsidR="00BF638A">
        <w:t>hundreds</w:t>
      </w:r>
      <w:r>
        <w:t xml:space="preserve"> of brokers in a single cluster</w:t>
      </w:r>
    </w:p>
    <w:p w:rsidR="00947DDC" w:rsidRDefault="00947DDC" w:rsidP="0003583D">
      <w:pPr>
        <w:pStyle w:val="0normal-segoefont"/>
      </w:pPr>
      <w:r>
        <w:t>And every broker in a cluster will have the broker id</w:t>
      </w:r>
    </w:p>
    <w:p w:rsidR="00897EE8" w:rsidRDefault="00897EE8" w:rsidP="0003583D">
      <w:pPr>
        <w:pStyle w:val="0normal-segoefont"/>
      </w:pPr>
      <w:r>
        <w:t>If a broker is active zookeeper will maintain an ephemeral (temporary) node, once the broker is down , zookeeper will delete that node from him</w:t>
      </w:r>
    </w:p>
    <w:p w:rsidR="007A504B" w:rsidRDefault="007A504B" w:rsidP="0003583D">
      <w:pPr>
        <w:pStyle w:val="0normal-segoefont"/>
      </w:pPr>
      <w:r>
        <w:t xml:space="preserve">Kafka doesn’t encourage master and slave architecture, just one of the broker will act as a controller it will do both jobs </w:t>
      </w:r>
      <w:r w:rsidR="00793D90">
        <w:t xml:space="preserve">–regular broker job and activities </w:t>
      </w:r>
      <w:r>
        <w:t>like when a broker dies that broker task will be reassigned to another broker (which ever broker joins cluster first ) by this controller only</w:t>
      </w:r>
    </w:p>
    <w:p w:rsidR="009959F0" w:rsidRDefault="009959F0" w:rsidP="0003583D">
      <w:pPr>
        <w:pStyle w:val="0normal-segoefont"/>
      </w:pPr>
      <w:r>
        <w:t>At any point of time there will be only 1 controller</w:t>
      </w:r>
    </w:p>
    <w:p w:rsidR="00F133B0" w:rsidRDefault="00F133B0" w:rsidP="0003583D">
      <w:pPr>
        <w:pStyle w:val="0normal-segoefont"/>
      </w:pPr>
      <w:r>
        <w:t>As work load goes increasing keep/ cascade more brokers</w:t>
      </w:r>
    </w:p>
    <w:p w:rsidR="00937C1D" w:rsidRDefault="00937C1D" w:rsidP="0003583D">
      <w:pPr>
        <w:pStyle w:val="0normal-segoefont"/>
      </w:pPr>
      <w:r>
        <w:t xml:space="preserve">If broker-0  who is the leader went down , then broker-1 will be </w:t>
      </w:r>
      <w:r w:rsidR="00732715">
        <w:t>elected as the new leader and after some time even if the old died leader broker-0 came back also he will not become the leader because the leader is already there</w:t>
      </w:r>
    </w:p>
    <w:p w:rsidR="00F133B0" w:rsidRDefault="00BF638A" w:rsidP="00BB1867">
      <w:pPr>
        <w:pStyle w:val="0normal-segoefont"/>
      </w:pPr>
      <w:r>
        <w:rPr>
          <w:noProof/>
          <w:lang w:val="en-IN" w:eastAsia="en-IN"/>
        </w:rPr>
        <w:lastRenderedPageBreak/>
        <w:drawing>
          <wp:anchor distT="0" distB="0" distL="114300" distR="114300" simplePos="0" relativeHeight="251659264" behindDoc="0" locked="0" layoutInCell="1" allowOverlap="1">
            <wp:simplePos x="457200" y="3248025"/>
            <wp:positionH relativeFrom="column">
              <wp:align>left</wp:align>
            </wp:positionH>
            <wp:positionV relativeFrom="paragraph">
              <wp:align>top</wp:align>
            </wp:positionV>
            <wp:extent cx="4981575" cy="42005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81575" cy="4200525"/>
                    </a:xfrm>
                    <a:prstGeom prst="rect">
                      <a:avLst/>
                    </a:prstGeom>
                  </pic:spPr>
                </pic:pic>
              </a:graphicData>
            </a:graphic>
          </wp:anchor>
        </w:drawing>
      </w:r>
      <w:r w:rsidR="00557549">
        <w:t>if u ask for 3 replicas of a partition each replica will be stored in a different kafka broker</w:t>
      </w:r>
      <w:r w:rsidR="00766BB2">
        <w:t>, so that if one broker goes down I, we still have another broker as backup as we have stored 2</w:t>
      </w:r>
      <w:r w:rsidR="00766BB2" w:rsidRPr="00766BB2">
        <w:rPr>
          <w:vertAlign w:val="superscript"/>
        </w:rPr>
        <w:t>nd</w:t>
      </w:r>
      <w:r w:rsidR="00766BB2">
        <w:t xml:space="preserve"> replica in second broker</w:t>
      </w:r>
    </w:p>
    <w:p w:rsidR="00BB1867" w:rsidRDefault="00557549" w:rsidP="00BB1867">
      <w:pPr>
        <w:pStyle w:val="0normal-segoefont"/>
      </w:pPr>
      <w:r>
        <w:br w:type="textWrapping" w:clear="all"/>
      </w: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3h3-red"/>
      </w:pPr>
      <w:r>
        <w:t>Partition assignment</w:t>
      </w:r>
    </w:p>
    <w:p w:rsidR="004F2B0F" w:rsidRDefault="004F2B0F" w:rsidP="004F2B0F">
      <w:pPr>
        <w:pStyle w:val="0normal-segoefont"/>
      </w:pPr>
      <w:r>
        <w:t xml:space="preserve">Think 1 topic is having 5 partitions, but all 5 partitions </w:t>
      </w:r>
      <w:r w:rsidR="00D30652">
        <w:t xml:space="preserve">should </w:t>
      </w:r>
      <w:r>
        <w:t>not be in same broker</w:t>
      </w:r>
      <w:r w:rsidR="00D30652">
        <w:t>,</w:t>
      </w:r>
    </w:p>
    <w:p w:rsidR="00D30652" w:rsidRDefault="00D30652" w:rsidP="004F2B0F">
      <w:pPr>
        <w:pStyle w:val="0normal-segoefont"/>
      </w:pPr>
      <w:r>
        <w:t>If the broker goes down all replicas of that topic will go down</w:t>
      </w:r>
      <w:r w:rsidR="00FA2A53">
        <w:t>, hence we should place each replica in different broker or in diff rack</w:t>
      </w:r>
    </w:p>
    <w:p w:rsidR="004F2B0F" w:rsidRDefault="004F2B0F" w:rsidP="004F2B0F">
      <w:pPr>
        <w:pStyle w:val="0normal-segoefont"/>
        <w:rPr>
          <w:noProof/>
          <w:lang w:eastAsia="en-IN"/>
        </w:rPr>
      </w:pPr>
      <w:r>
        <w:rPr>
          <w:noProof/>
          <w:lang w:eastAsia="en-IN"/>
        </w:rPr>
        <w:lastRenderedPageBreak/>
        <w:t>In real time in production each broker will be in separate machine , since kafka is horizantally scalable those are deployed on separate machines whereas in local to get the feel we will start kafka server 6 timeson 6 diff port numbers</w:t>
      </w:r>
      <w:r>
        <w:rPr>
          <w:noProof/>
          <w:lang w:val="en-IN" w:eastAsia="en-IN"/>
        </w:rPr>
        <w:drawing>
          <wp:inline distT="0" distB="0" distL="0" distR="0" wp14:anchorId="391DD788" wp14:editId="704F1783">
            <wp:extent cx="5731510" cy="2521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21585"/>
                    </a:xfrm>
                    <a:prstGeom prst="rect">
                      <a:avLst/>
                    </a:prstGeom>
                  </pic:spPr>
                </pic:pic>
              </a:graphicData>
            </a:graphic>
          </wp:inline>
        </w:drawing>
      </w:r>
      <w:r w:rsidR="002829F8">
        <w:rPr>
          <w:noProof/>
          <w:lang w:eastAsia="en-IN"/>
        </w:rPr>
        <w:t>here 30 partitions means 30 folders</w:t>
      </w:r>
    </w:p>
    <w:p w:rsidR="00620D1A" w:rsidRDefault="00620D1A" w:rsidP="004F2B0F">
      <w:pPr>
        <w:pStyle w:val="0normal-segoefont"/>
        <w:rPr>
          <w:noProof/>
          <w:lang w:eastAsia="en-IN"/>
        </w:rPr>
      </w:pPr>
      <w:r>
        <w:rPr>
          <w:noProof/>
          <w:lang w:eastAsia="en-IN"/>
        </w:rPr>
        <w:t>Fault tolerant system means not only if the broker goes down , it will consider the case if the entire rack which consists of many brokers goes down then also it should be able to withstand so that partition arrangement should be like that</w:t>
      </w:r>
    </w:p>
    <w:p w:rsidR="00D23262" w:rsidRDefault="002829F8" w:rsidP="004F2B0F">
      <w:pPr>
        <w:pStyle w:val="0normal-segoefont"/>
      </w:pPr>
      <w:r>
        <w:rPr>
          <w:noProof/>
          <w:lang w:val="en-IN" w:eastAsia="en-IN"/>
        </w:rPr>
        <w:drawing>
          <wp:inline distT="0" distB="0" distL="0" distR="0">
            <wp:extent cx="8100695" cy="3091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00695" cy="3091180"/>
                    </a:xfrm>
                    <a:prstGeom prst="rect">
                      <a:avLst/>
                    </a:prstGeom>
                    <a:noFill/>
                    <a:ln>
                      <a:noFill/>
                    </a:ln>
                  </pic:spPr>
                </pic:pic>
              </a:graphicData>
            </a:graphic>
          </wp:inline>
        </w:drawing>
      </w:r>
    </w:p>
    <w:p w:rsidR="00D619FD" w:rsidRDefault="00AB5B63" w:rsidP="004F2B0F">
      <w:pPr>
        <w:pStyle w:val="0normal-segoefont"/>
        <w:rPr>
          <w:b/>
        </w:rPr>
      </w:pPr>
      <w:r>
        <w:t>So far we used to think what if the broker goes down</w:t>
      </w:r>
      <w:r w:rsidRPr="00D619FD">
        <w:rPr>
          <w:b/>
        </w:rPr>
        <w:t xml:space="preserve">? But now think what if the entire rack </w:t>
      </w:r>
      <w:r w:rsidR="00ED1FA4" w:rsidRPr="00D619FD">
        <w:rPr>
          <w:b/>
        </w:rPr>
        <w:t xml:space="preserve">(which consists of many brokers) </w:t>
      </w:r>
      <w:r w:rsidRPr="00D619FD">
        <w:rPr>
          <w:b/>
        </w:rPr>
        <w:t>goes down?</w:t>
      </w:r>
      <w:r w:rsidR="00D619FD">
        <w:rPr>
          <w:b/>
        </w:rPr>
        <w:t xml:space="preserve"> </w:t>
      </w:r>
    </w:p>
    <w:p w:rsidR="00AB5B63" w:rsidRPr="00D619FD" w:rsidRDefault="00D619FD" w:rsidP="004F2B0F">
      <w:pPr>
        <w:pStyle w:val="0normal-segoefont"/>
        <w:rPr>
          <w:b/>
        </w:rPr>
      </w:pPr>
      <w:r>
        <w:rPr>
          <w:b/>
        </w:rPr>
        <w:t>we should distribute the replicas partition/replica folders in such a fashion</w:t>
      </w:r>
    </w:p>
    <w:p w:rsidR="00D23262" w:rsidRDefault="00D23262" w:rsidP="004F2B0F">
      <w:pPr>
        <w:pStyle w:val="0normal-segoefont"/>
      </w:pPr>
      <w:r>
        <w:t xml:space="preserve">See In above even if that entire rack-1 goes down where if B0,B1,B2 all 3 goes down also it should be able to manage with the </w:t>
      </w:r>
      <w:r w:rsidR="00A07C2F">
        <w:t>replicas available</w:t>
      </w:r>
    </w:p>
    <w:p w:rsidR="006F086D" w:rsidRDefault="006F086D" w:rsidP="004F2B0F">
      <w:pPr>
        <w:pStyle w:val="0normal-segoefont"/>
      </w:pPr>
      <w:r>
        <w:t>This is how kafka will become fault tolerant</w:t>
      </w:r>
    </w:p>
    <w:p w:rsidR="00D12B8E" w:rsidRDefault="00800EA8" w:rsidP="00800EA8">
      <w:pPr>
        <w:pStyle w:val="3h3-red"/>
      </w:pPr>
      <w:r>
        <w:t>Partition follower</w:t>
      </w:r>
    </w:p>
    <w:p w:rsidR="00800EA8" w:rsidRDefault="00800EA8" w:rsidP="00800EA8">
      <w:pPr>
        <w:pStyle w:val="0normal-segoefont"/>
      </w:pPr>
      <w:r>
        <w:t>The follower responsibility is to copy the data from the producer and stay up to date</w:t>
      </w:r>
      <w:r w:rsidR="00C20EFF">
        <w:t>, these followers shou</w:t>
      </w:r>
      <w:r w:rsidR="005E4CCB">
        <w:t>ld stay in sync with the leader</w:t>
      </w:r>
      <w:r w:rsidR="006D0770">
        <w:t xml:space="preserve"> else</w:t>
      </w:r>
      <w:r w:rsidR="00C20EFF">
        <w:t xml:space="preserve"> they </w:t>
      </w:r>
      <w:r w:rsidR="005E4CCB">
        <w:t>can’t</w:t>
      </w:r>
      <w:r w:rsidR="00C20EFF">
        <w:t xml:space="preserve"> become the leader when the leader goes down</w:t>
      </w:r>
    </w:p>
    <w:p w:rsidR="00620D3D" w:rsidRDefault="00620D3D" w:rsidP="00800EA8">
      <w:pPr>
        <w:pStyle w:val="0normal-segoefont"/>
      </w:pPr>
      <w:r>
        <w:lastRenderedPageBreak/>
        <w:t>They cant get elected as the leader when they fall behind the leader</w:t>
      </w:r>
    </w:p>
    <w:p w:rsidR="00E00CCB" w:rsidRDefault="00E00CCB" w:rsidP="00800EA8">
      <w:pPr>
        <w:pStyle w:val="0normal-segoefont"/>
      </w:pPr>
      <w:r>
        <w:t>Its same like team members and team lead</w:t>
      </w:r>
      <w:r w:rsidR="00E166E8">
        <w:t>, all the team members should be in sync knowledge with the leader</w:t>
      </w:r>
      <w:r w:rsidR="00461F0C">
        <w:t xml:space="preserve"> else when the leader kept resignation they cant become the leader </w:t>
      </w:r>
      <w:r w:rsidR="000F69D0">
        <w:t xml:space="preserve"> </w:t>
      </w:r>
    </w:p>
    <w:p w:rsidR="000F69D0" w:rsidRDefault="000F69D0" w:rsidP="00800EA8">
      <w:pPr>
        <w:pStyle w:val="0normal-segoefont"/>
      </w:pPr>
      <w:r>
        <w:t>How can a follower stay in sync with leader?</w:t>
      </w:r>
    </w:p>
    <w:p w:rsidR="000F69D0" w:rsidRDefault="000F69D0" w:rsidP="00800EA8">
      <w:pPr>
        <w:pStyle w:val="0normal-segoefont"/>
      </w:pPr>
      <w:r>
        <w:t xml:space="preserve">In this case </w:t>
      </w:r>
      <w:r w:rsidR="00EA12D7">
        <w:t xml:space="preserve">follower </w:t>
      </w:r>
      <w:r>
        <w:t xml:space="preserve">only </w:t>
      </w:r>
      <w:r w:rsidR="00EA12D7">
        <w:t>requests leader and leader will some messages and follower will persists them in some segment files</w:t>
      </w:r>
      <w:r w:rsidR="009A0E28">
        <w:t xml:space="preserve"> and again follower asks for more and leader will give some more and this process continues</w:t>
      </w:r>
    </w:p>
    <w:p w:rsidR="000E0C8B" w:rsidRDefault="000E0C8B" w:rsidP="00800EA8">
      <w:pPr>
        <w:pStyle w:val="0normal-segoefont"/>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C8B">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does a leader know if the follower is in sync or not?</w:t>
      </w:r>
    </w:p>
    <w:p w:rsidR="000E0C8B" w:rsidRDefault="000E0C8B" w:rsidP="000E0C8B">
      <w:pPr>
        <w:pStyle w:val="0normal-segoefont"/>
      </w:pPr>
      <w:r w:rsidRPr="000E0C8B">
        <w:t>It</w:t>
      </w:r>
      <w:r>
        <w:t xml:space="preserve"> i</w:t>
      </w:r>
      <w:r w:rsidRPr="000E0C8B">
        <w:t xml:space="preserve">s based on offset number </w:t>
      </w:r>
      <w:r>
        <w:t xml:space="preserve">, </w:t>
      </w:r>
      <w:r w:rsidR="00FB21F0">
        <w:t xml:space="preserve">for every message sits in a segment of a partition kafka will have 64 bit integer offset number , like how we have seat number in the cinema hall , </w:t>
      </w:r>
    </w:p>
    <w:p w:rsidR="00FB21F0" w:rsidRDefault="00FB21F0" w:rsidP="000E0C8B">
      <w:pPr>
        <w:pStyle w:val="0normal-segoefont"/>
      </w:pPr>
      <w:r>
        <w:t>Follower will ask the offset number from 0-100 and leader will give messages from offset 0-100 similarly follower will ask the next set of messages with the offset number</w:t>
      </w:r>
    </w:p>
    <w:p w:rsidR="0079465F" w:rsidRDefault="0079465F" w:rsidP="000E0C8B">
      <w:pPr>
        <w:pStyle w:val="0normal-segoefont"/>
      </w:pPr>
      <w:r>
        <w:rPr>
          <w:noProof/>
          <w:lang w:val="en-IN" w:eastAsia="en-IN"/>
        </w:rPr>
        <w:drawing>
          <wp:inline distT="0" distB="0" distL="0" distR="0" wp14:anchorId="1E83D831" wp14:editId="5E3D0BAE">
            <wp:extent cx="4810125"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0125" cy="2647950"/>
                    </a:xfrm>
                    <a:prstGeom prst="rect">
                      <a:avLst/>
                    </a:prstGeom>
                  </pic:spPr>
                </pic:pic>
              </a:graphicData>
            </a:graphic>
          </wp:inline>
        </w:drawing>
      </w:r>
    </w:p>
    <w:p w:rsidR="0079465F" w:rsidRPr="000E0C8B" w:rsidRDefault="0079465F" w:rsidP="000E0C8B">
      <w:pPr>
        <w:pStyle w:val="0normal-segoefont"/>
      </w:pPr>
      <w:r>
        <w:t>Replica will be in ISR list only when the replica is not too far behind the leader , generally the follower should ask and leader should provide the messages from the offset this will take som</w:t>
      </w:r>
      <w:r w:rsidR="0001549D">
        <w:t xml:space="preserve">etime so configure it as 10 seconds, </w:t>
      </w:r>
      <w:r w:rsidR="00E305BE">
        <w:t xml:space="preserve">so maximum the follower can be 10 seconds behind the leader , </w:t>
      </w:r>
      <w:r w:rsidR="0001549D">
        <w:t>so if the consumer offset’s are not too far from the producer then the follower will be in ISR-In sync replica list  else that follower will be removed from the ISR list</w:t>
      </w:r>
    </w:p>
    <w:p w:rsidR="000E0C8B" w:rsidRDefault="000E0C8B" w:rsidP="00800EA8">
      <w:pPr>
        <w:pStyle w:val="0normal-segoefont"/>
      </w:pPr>
    </w:p>
    <w:p w:rsidR="00972382" w:rsidRDefault="00972382" w:rsidP="00800EA8">
      <w:pPr>
        <w:pStyle w:val="0normal-segoefont"/>
      </w:pPr>
    </w:p>
    <w:p w:rsidR="00972382" w:rsidRPr="00591F2D" w:rsidRDefault="00591F2D" w:rsidP="00972382">
      <w:pPr>
        <w:pStyle w:val="Heading4"/>
        <w:rPr>
          <w:sz w:val="32"/>
        </w:rPr>
      </w:pPr>
      <w:r w:rsidRPr="00591F2D">
        <w:rPr>
          <w:sz w:val="32"/>
        </w:rPr>
        <w:lastRenderedPageBreak/>
        <w:t>M</w:t>
      </w:r>
      <w:r w:rsidR="00972382" w:rsidRPr="00591F2D">
        <w:rPr>
          <w:sz w:val="32"/>
        </w:rPr>
        <w:t xml:space="preserve">ake more </w:t>
      </w:r>
      <w:r w:rsidRPr="00591F2D">
        <w:rPr>
          <w:sz w:val="32"/>
        </w:rPr>
        <w:t>Kafka</w:t>
      </w:r>
      <w:r w:rsidR="00972382" w:rsidRPr="00591F2D">
        <w:rPr>
          <w:sz w:val="32"/>
        </w:rPr>
        <w:t xml:space="preserve"> more fault tolerant</w:t>
      </w:r>
    </w:p>
    <w:p w:rsidR="00972382" w:rsidRDefault="00EB1F21" w:rsidP="00972382">
      <w:r>
        <w:rPr>
          <w:noProof/>
          <w:lang w:eastAsia="en-IN"/>
        </w:rPr>
        <w:drawing>
          <wp:inline distT="0" distB="0" distL="0" distR="0" wp14:anchorId="66F20702" wp14:editId="502F1954">
            <wp:extent cx="5731510" cy="2737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37485"/>
                    </a:xfrm>
                    <a:prstGeom prst="rect">
                      <a:avLst/>
                    </a:prstGeom>
                  </pic:spPr>
                </pic:pic>
              </a:graphicData>
            </a:graphic>
          </wp:inline>
        </w:drawing>
      </w:r>
    </w:p>
    <w:p w:rsidR="00BA15CD" w:rsidRDefault="00BA15CD" w:rsidP="00972382">
      <w:r>
        <w:t xml:space="preserve">Generally the follower can be 10 sec behind the leader , lets say if all the followers are 20 sec behind the </w:t>
      </w:r>
      <w:r w:rsidR="00E81199">
        <w:t xml:space="preserve">leader then no one will </w:t>
      </w:r>
      <w:r w:rsidR="00591F2D">
        <w:t xml:space="preserve">be in  the In sync replica list suppose in case if suddenly if the leader goes down and in sync replica list is also empty then which follower should be elected as leader , if I select any other follower who is not in ISR list they all will be 20 seconds behind the leader </w:t>
      </w:r>
      <w:r w:rsidR="009225E2">
        <w:t>I will face data loss because the followers are 20 sec behind means many messages they don’t have which leader have</w:t>
      </w:r>
    </w:p>
    <w:p w:rsidR="00591F2D" w:rsidRDefault="00591F2D" w:rsidP="00972382">
      <w:pPr>
        <w:rPr>
          <w:b/>
          <w:sz w:val="28"/>
        </w:rPr>
      </w:pPr>
      <w:r w:rsidRPr="007F04B5">
        <w:rPr>
          <w:b/>
          <w:sz w:val="28"/>
        </w:rPr>
        <w:t>So if we choose them there is a data loss what is the s</w:t>
      </w:r>
      <w:r w:rsidR="007F04B5" w:rsidRPr="007F04B5">
        <w:rPr>
          <w:b/>
          <w:sz w:val="28"/>
        </w:rPr>
        <w:t>olution</w:t>
      </w:r>
      <w:r w:rsidR="007F04B5">
        <w:rPr>
          <w:b/>
          <w:sz w:val="28"/>
        </w:rPr>
        <w:t>?</w:t>
      </w:r>
    </w:p>
    <w:p w:rsidR="003E7A30" w:rsidRDefault="00BC1095" w:rsidP="003E7A30">
      <w:pPr>
        <w:pStyle w:val="ListParagraph"/>
        <w:numPr>
          <w:ilvl w:val="0"/>
          <w:numId w:val="9"/>
        </w:numPr>
        <w:rPr>
          <w:sz w:val="28"/>
        </w:rPr>
      </w:pPr>
      <w:r>
        <w:rPr>
          <w:sz w:val="28"/>
        </w:rPr>
        <w:t xml:space="preserve">Only solution </w:t>
      </w:r>
      <w:r w:rsidR="00DE52F7">
        <w:rPr>
          <w:sz w:val="28"/>
        </w:rPr>
        <w:t xml:space="preserve">is </w:t>
      </w:r>
      <w:r>
        <w:rPr>
          <w:sz w:val="28"/>
        </w:rPr>
        <w:t>make sure message is considered as received only when all the followers</w:t>
      </w:r>
      <w:r w:rsidR="00DE52F7">
        <w:rPr>
          <w:sz w:val="28"/>
        </w:rPr>
        <w:t xml:space="preserve"> replicas </w:t>
      </w:r>
      <w:r>
        <w:rPr>
          <w:sz w:val="28"/>
        </w:rPr>
        <w:t xml:space="preserve"> also consumed , </w:t>
      </w:r>
      <w:r w:rsidR="003E7A30" w:rsidRPr="003E7A30">
        <w:rPr>
          <w:sz w:val="28"/>
        </w:rPr>
        <w:t>Leader should provide the acknowledge</w:t>
      </w:r>
      <w:r w:rsidR="003E7A30">
        <w:rPr>
          <w:sz w:val="28"/>
        </w:rPr>
        <w:t>ment</w:t>
      </w:r>
      <w:r w:rsidR="003E7A30" w:rsidRPr="003E7A30">
        <w:rPr>
          <w:sz w:val="28"/>
        </w:rPr>
        <w:t xml:space="preserve"> back to the producer </w:t>
      </w:r>
      <w:r w:rsidR="003E7A30">
        <w:rPr>
          <w:sz w:val="28"/>
        </w:rPr>
        <w:t xml:space="preserve">only when all the </w:t>
      </w:r>
      <w:r>
        <w:rPr>
          <w:sz w:val="28"/>
        </w:rPr>
        <w:t xml:space="preserve">followers </w:t>
      </w:r>
      <w:r w:rsidR="004D58EA">
        <w:rPr>
          <w:sz w:val="28"/>
        </w:rPr>
        <w:t xml:space="preserve">/replicas </w:t>
      </w:r>
      <w:r>
        <w:rPr>
          <w:sz w:val="28"/>
        </w:rPr>
        <w:t>received the message</w:t>
      </w:r>
      <w:r w:rsidR="004D58EA">
        <w:rPr>
          <w:sz w:val="28"/>
        </w:rPr>
        <w:t>, so configure kafka in such a way acks=all so that broker will send positive acknowledgement only when all ISR received it and if any ISR fails to receive the message then broker wont give acknowledgement, then producer will retry to send that message again</w:t>
      </w:r>
    </w:p>
    <w:p w:rsidR="00E050AF" w:rsidRDefault="00E050AF" w:rsidP="00E050AF">
      <w:pPr>
        <w:pStyle w:val="3h3-red"/>
      </w:pPr>
      <w:r>
        <w:t>Minimum ISR</w:t>
      </w:r>
    </w:p>
    <w:p w:rsidR="000F14A1" w:rsidRDefault="000F14A1" w:rsidP="000F14A1">
      <w:pPr>
        <w:pStyle w:val="0normal-segoefont"/>
      </w:pPr>
      <w:r>
        <w:t>Minimum ISR must be set to 2</w:t>
      </w:r>
      <w:r w:rsidR="00766C2E">
        <w:t xml:space="preserve">, </w:t>
      </w:r>
      <w:r w:rsidR="00766C2E">
        <w:rPr>
          <w:rFonts w:ascii="Segoe UI" w:hAnsi="Segoe UI" w:cs="Segoe UI"/>
          <w:color w:val="1A1523"/>
          <w:shd w:val="clear" w:color="auto" w:fill="FFFFFF"/>
        </w:rPr>
        <w:t>by definition, committed data exists on all ISRs.</w:t>
      </w:r>
    </w:p>
    <w:p w:rsidR="009D7A1E" w:rsidRDefault="009D7A1E" w:rsidP="000F14A1">
      <w:pPr>
        <w:pStyle w:val="0normal-segoefont"/>
      </w:pPr>
      <w:r>
        <w:t>Analogy:- suddenly if team leader left the organization, who among the team will become next leader</w:t>
      </w:r>
    </w:p>
    <w:p w:rsidR="009D7A1E" w:rsidRDefault="009D7A1E" w:rsidP="000F14A1">
      <w:pPr>
        <w:pStyle w:val="0normal-segoefont"/>
      </w:pPr>
      <w:r>
        <w:t xml:space="preserve">Problem:- if all the followers are not in sync with the leader they will get removed from the ISR list </w:t>
      </w:r>
    </w:p>
    <w:p w:rsidR="009D7A1E" w:rsidRDefault="009D7A1E" w:rsidP="000F14A1">
      <w:pPr>
        <w:pStyle w:val="0normal-segoefont"/>
      </w:pPr>
      <w:r>
        <w:t xml:space="preserve">Then only leader will be there , if the leader suddenly dies and no one is present in the ISR list </w:t>
      </w:r>
    </w:p>
    <w:p w:rsidR="009D7A1E" w:rsidRDefault="009D7A1E" w:rsidP="000F14A1">
      <w:pPr>
        <w:pStyle w:val="0normal-segoefont"/>
      </w:pPr>
      <w:r>
        <w:t>If all the follwers are soo much behind if we elect those followers also we will loose some messages</w:t>
      </w:r>
    </w:p>
    <w:p w:rsidR="000F14A1" w:rsidRDefault="000F14A1"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sidRPr="009C5E91">
        <w:rPr>
          <w:rFonts w:ascii="Segoe UI Emoji" w:hAnsi="Segoe UI Emoji" w:cs="Helvetica"/>
          <w:color w:val="333333"/>
        </w:rPr>
        <w:t>-</w:t>
      </w:r>
      <w:r>
        <w:rPr>
          <w:rFonts w:ascii="Segoe UI Emoji" w:hAnsi="Segoe UI Emoji" w:cs="Helvetica"/>
          <w:color w:val="333333"/>
        </w:rPr>
        <w:t xml:space="preserve"> lets say acks=all means </w:t>
      </w:r>
      <w:r w:rsidR="00D75745">
        <w:rPr>
          <w:rFonts w:ascii="Segoe UI Emoji" w:hAnsi="Segoe UI Emoji" w:cs="Helvetica"/>
          <w:color w:val="333333"/>
        </w:rPr>
        <w:t>broker</w:t>
      </w:r>
      <w:r>
        <w:rPr>
          <w:rFonts w:ascii="Segoe UI Emoji" w:hAnsi="Segoe UI Emoji" w:cs="Helvetica"/>
          <w:color w:val="333333"/>
        </w:rPr>
        <w:t xml:space="preserve"> will give acknowledgement only when all ISR’s received the messages, lets say all followers are 20 sec behind the leader then broker will remove the all followers from ISR, so ISR list will be empty,  now when  a message received acks=all means only when all ISR’s  received the message it should send back acknowledgement , now there is no follower in ISR list other than leader, now once leader receives message it will send acknowledgement which is wrong , so always configure minimum number of ISRs in else leader only will send acknowledgement, if leader fails no backup which is data loss</w:t>
      </w:r>
    </w:p>
    <w:p w:rsidR="00B93337" w:rsidRDefault="00B93337"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 xml:space="preserve">If u do like this, the broker will send back the acknowledgement only if all followers </w:t>
      </w:r>
      <w:r w:rsidR="004C607F">
        <w:rPr>
          <w:rFonts w:ascii="Segoe UI Emoji" w:hAnsi="Segoe UI Emoji" w:cs="Helvetica"/>
          <w:color w:val="333333"/>
        </w:rPr>
        <w:t xml:space="preserve">in ISR </w:t>
      </w:r>
      <w:r>
        <w:rPr>
          <w:rFonts w:ascii="Segoe UI Emoji" w:hAnsi="Segoe UI Emoji" w:cs="Helvetica"/>
          <w:color w:val="333333"/>
        </w:rPr>
        <w:t xml:space="preserve">received the messages if one of the follower in ISR didn’t received the message the broker wont send the acknowledgement back the producer and producer will think message is not received  and it will resend again </w:t>
      </w:r>
    </w:p>
    <w:p w:rsidR="00A91188" w:rsidRDefault="00A91188"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But if u do like this when message is received by leader when its not received by follower in ISR and so borker wont send ack and producer will resend it then in this case broker will receive the duplicate message na??? how will you solve the problem</w:t>
      </w:r>
    </w:p>
    <w:p w:rsidR="00595231" w:rsidRDefault="00595231" w:rsidP="00595231">
      <w:p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Min.insync.replicas=2</w:t>
      </w:r>
    </w:p>
    <w:p w:rsidR="00595231" w:rsidRDefault="00C0750B" w:rsidP="00595231">
      <w:pPr>
        <w:shd w:val="clear" w:color="auto" w:fill="FFFFFF"/>
        <w:spacing w:before="100" w:beforeAutospacing="1" w:after="100" w:afterAutospacing="1" w:line="240" w:lineRule="auto"/>
        <w:ind w:left="720"/>
        <w:rPr>
          <w:rFonts w:ascii="Kristen ITC" w:hAnsi="Kristen ITC" w:cs="Helvetica"/>
          <w:color w:val="333333"/>
        </w:rPr>
      </w:pPr>
      <w:r>
        <w:rPr>
          <w:rFonts w:ascii="Kristen ITC" w:hAnsi="Kristen ITC" w:cs="Helvetica"/>
          <w:color w:val="333333"/>
        </w:rPr>
        <w:t xml:space="preserve">Even after configuring min.iSR.REPLCIAS=2 </w:t>
      </w:r>
      <w:r w:rsidR="00595231">
        <w:rPr>
          <w:rFonts w:ascii="Kristen ITC" w:hAnsi="Kristen ITC" w:cs="Helvetica"/>
          <w:color w:val="333333"/>
        </w:rPr>
        <w:t>What will happen if</w:t>
      </w:r>
      <w:r>
        <w:rPr>
          <w:rFonts w:ascii="Kristen ITC" w:hAnsi="Kristen ITC" w:cs="Helvetica"/>
          <w:color w:val="333333"/>
        </w:rPr>
        <w:t xml:space="preserve"> </w:t>
      </w:r>
      <w:r w:rsidR="00595231">
        <w:rPr>
          <w:rFonts w:ascii="Kristen ITC" w:hAnsi="Kristen ITC" w:cs="Helvetica"/>
          <w:color w:val="333333"/>
        </w:rPr>
        <w:t xml:space="preserve"> </w:t>
      </w:r>
      <w:r>
        <w:rPr>
          <w:rFonts w:ascii="Kristen ITC" w:hAnsi="Kristen ITC" w:cs="Helvetica"/>
          <w:color w:val="333333"/>
        </w:rPr>
        <w:t>suddenly one ISR went donw??</w:t>
      </w:r>
    </w:p>
    <w:p w:rsidR="00C0750B" w:rsidRDefault="00C0750B" w:rsidP="00C0750B">
      <w:pPr>
        <w:pStyle w:val="0normal-segoefont"/>
      </w:pPr>
      <w:r>
        <w:lastRenderedPageBreak/>
        <w:t>Then the broker wont accept any more message and instead it will throw not enough replicas exception.</w:t>
      </w:r>
    </w:p>
    <w:p w:rsidR="00C0750B" w:rsidRPr="00595231" w:rsidRDefault="00C0750B" w:rsidP="00C0750B">
      <w:pPr>
        <w:pStyle w:val="0normal-segoefont"/>
      </w:pPr>
      <w:r>
        <w:t>Until the a follower joins ISR it wont accept any message and you can read from the partition but u cant write to that</w:t>
      </w:r>
    </w:p>
    <w:p w:rsidR="00B93337" w:rsidRDefault="00B93337" w:rsidP="00B93337">
      <w:pPr>
        <w:shd w:val="clear" w:color="auto" w:fill="FFFFFF"/>
        <w:spacing w:before="100" w:beforeAutospacing="1" w:after="100" w:afterAutospacing="1" w:line="240" w:lineRule="auto"/>
        <w:ind w:left="720"/>
        <w:rPr>
          <w:rFonts w:ascii="Segoe UI Emoji" w:hAnsi="Segoe UI Emoji" w:cs="Helvetica"/>
          <w:color w:val="333333"/>
        </w:rPr>
      </w:pPr>
    </w:p>
    <w:p w:rsidR="000F14A1" w:rsidRDefault="00D75745" w:rsidP="000F14A1">
      <w:pPr>
        <w:pStyle w:val="0normal-segoefont"/>
      </w:pPr>
      <w:r>
        <w:t xml:space="preserve">The only issue is when </w:t>
      </w:r>
      <w:r w:rsidR="007F5283">
        <w:t>2 –broker+1 follower is not ready then Kafka won’t allow to insert</w:t>
      </w:r>
    </w:p>
    <w:p w:rsidR="007F5283" w:rsidRDefault="007F5283" w:rsidP="000F14A1">
      <w:pPr>
        <w:pStyle w:val="0normal-segoefont"/>
      </w:pPr>
      <w:r>
        <w:t>But still u can read a message</w:t>
      </w:r>
    </w:p>
    <w:p w:rsidR="009B24C6" w:rsidRDefault="009B24C6" w:rsidP="000F14A1">
      <w:pPr>
        <w:pStyle w:val="0normal-segoefont"/>
      </w:pPr>
      <w:r>
        <w:rPr>
          <w:noProof/>
          <w:lang w:val="en-IN" w:eastAsia="en-IN"/>
        </w:rPr>
        <w:drawing>
          <wp:inline distT="0" distB="0" distL="0" distR="0" wp14:anchorId="22E8F0FB" wp14:editId="52A1E6D2">
            <wp:extent cx="509587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95875" cy="3105150"/>
                    </a:xfrm>
                    <a:prstGeom prst="rect">
                      <a:avLst/>
                    </a:prstGeom>
                  </pic:spPr>
                </pic:pic>
              </a:graphicData>
            </a:graphic>
          </wp:inline>
        </w:drawing>
      </w:r>
    </w:p>
    <w:p w:rsidR="009B24C6" w:rsidRDefault="009B24C6" w:rsidP="000F14A1">
      <w:pPr>
        <w:pStyle w:val="0normal-segoefont"/>
      </w:pPr>
      <w:r>
        <w:t>The default value of not too far is 10 seconds</w:t>
      </w:r>
      <w:r w:rsidR="004F43EA">
        <w:t>, means the follower can be 10 seconds behind the leader</w:t>
      </w:r>
    </w:p>
    <w:p w:rsidR="00942D8B" w:rsidRDefault="00942D8B" w:rsidP="000F14A1">
      <w:pPr>
        <w:pStyle w:val="0normal-segoefont"/>
      </w:pPr>
      <w:r>
        <w:t>How do we know whether the leader is in the ISR list or not?</w:t>
      </w:r>
    </w:p>
    <w:p w:rsidR="00942D8B" w:rsidRDefault="00942D8B" w:rsidP="000F14A1">
      <w:pPr>
        <w:pStyle w:val="0normal-segoefont"/>
      </w:pPr>
      <w:r>
        <w:t xml:space="preserve">Every </w:t>
      </w:r>
      <w:r w:rsidR="001765AB">
        <w:t>Kafka</w:t>
      </w:r>
      <w:r>
        <w:t xml:space="preserve"> message will have the offset id and timestamp, If Consumer ask the message who offset is </w:t>
      </w:r>
      <w:r w:rsidR="00091D36">
        <w:t xml:space="preserve">more </w:t>
      </w:r>
      <w:r>
        <w:t>than 10 seconds</w:t>
      </w:r>
      <w:r w:rsidR="00091D36">
        <w:t xml:space="preserve"> then broker will understand its asking old messages and it will remove that from the ISR list, </w:t>
      </w:r>
      <w:r w:rsidR="00932874">
        <w:t>its same like if we ask silly questions to the team lead he will understand that this guy don’t know this also so he consider him as a poor knowledge guy and removes from the team lead list</w:t>
      </w:r>
    </w:p>
    <w:p w:rsidR="00483CF4" w:rsidRDefault="00483CF4" w:rsidP="00483CF4">
      <w:pPr>
        <w:pStyle w:val="Heading2"/>
        <w:rPr>
          <w:rFonts w:ascii="Forte" w:hAnsi="Forte"/>
          <w:color w:val="CC0066"/>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3CF4">
        <w:rPr>
          <w:rFonts w:ascii="Forte" w:hAnsi="Forte"/>
          <w:color w:val="CC0066"/>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Follower brokers</w:t>
      </w:r>
    </w:p>
    <w:p w:rsidR="00483CF4" w:rsidRDefault="00483CF4" w:rsidP="00483CF4">
      <w:pPr>
        <w:rPr>
          <w:rFonts w:ascii="Segoe UI Emoji" w:hAnsi="Segoe UI Emoji"/>
          <w:sz w:val="28"/>
          <w:lang w:val="en-US"/>
        </w:rPr>
      </w:pPr>
      <w:r w:rsidRPr="00483CF4">
        <w:rPr>
          <w:rFonts w:ascii="Segoe UI Emoji" w:hAnsi="Segoe UI Emoji"/>
          <w:sz w:val="28"/>
          <w:lang w:val="en-US"/>
        </w:rPr>
        <w:t xml:space="preserve">These </w:t>
      </w:r>
      <w:r>
        <w:rPr>
          <w:rFonts w:ascii="Segoe UI Emoji" w:hAnsi="Segoe UI Emoji"/>
          <w:sz w:val="28"/>
          <w:lang w:val="en-US"/>
        </w:rPr>
        <w:t xml:space="preserve">brokers doesn’t server producers and consumer requests, their only job is to stay in –sync </w:t>
      </w:r>
      <w:r w:rsidR="00491B40">
        <w:rPr>
          <w:rFonts w:ascii="Segoe UI Emoji" w:hAnsi="Segoe UI Emoji"/>
          <w:sz w:val="28"/>
          <w:lang w:val="en-US"/>
        </w:rPr>
        <w:t>with leader,</w:t>
      </w:r>
      <w:r>
        <w:rPr>
          <w:rFonts w:ascii="Segoe UI Emoji" w:hAnsi="Segoe UI Emoji"/>
          <w:sz w:val="28"/>
          <w:lang w:val="en-US"/>
        </w:rPr>
        <w:t xml:space="preserve"> because when the leader nodes goes down if followers are insync </w:t>
      </w:r>
    </w:p>
    <w:p w:rsidR="00483CF4" w:rsidRDefault="00483CF4" w:rsidP="00483CF4">
      <w:pPr>
        <w:rPr>
          <w:rFonts w:ascii="Segoe UI Emoji" w:hAnsi="Segoe UI Emoji"/>
          <w:sz w:val="28"/>
          <w:lang w:val="en-US"/>
        </w:rPr>
      </w:pPr>
      <w:r>
        <w:rPr>
          <w:rFonts w:ascii="Segoe UI Emoji" w:hAnsi="Segoe UI Emoji"/>
          <w:sz w:val="28"/>
          <w:lang w:val="en-US"/>
        </w:rPr>
        <w:t>Then only a follower can become leader, else they can’t become leader</w:t>
      </w:r>
      <w:r w:rsidR="00491B40">
        <w:rPr>
          <w:rFonts w:ascii="Segoe UI Emoji" w:hAnsi="Segoe UI Emoji"/>
          <w:sz w:val="28"/>
          <w:lang w:val="en-US"/>
        </w:rPr>
        <w:t xml:space="preserve"> means if followers are</w:t>
      </w:r>
      <w:r w:rsidR="00CF083A">
        <w:rPr>
          <w:rFonts w:ascii="Segoe UI Emoji" w:hAnsi="Segoe UI Emoji"/>
          <w:sz w:val="28"/>
          <w:lang w:val="en-US"/>
        </w:rPr>
        <w:t xml:space="preserve"> falling behind or if </w:t>
      </w:r>
      <w:r w:rsidR="00491B40">
        <w:rPr>
          <w:rFonts w:ascii="Segoe UI Emoji" w:hAnsi="Segoe UI Emoji"/>
          <w:sz w:val="28"/>
          <w:lang w:val="en-US"/>
        </w:rPr>
        <w:t>out to sync then they can’t become the leader, same like real life scenario</w:t>
      </w:r>
    </w:p>
    <w:p w:rsidR="00CF083A" w:rsidRDefault="00CF083A" w:rsidP="00483CF4">
      <w:pPr>
        <w:rPr>
          <w:rFonts w:ascii="Segoe UI Emoji" w:hAnsi="Segoe UI Emoji"/>
          <w:sz w:val="28"/>
          <w:lang w:val="en-US"/>
        </w:rPr>
      </w:pPr>
      <w:r>
        <w:rPr>
          <w:rFonts w:ascii="Segoe UI Emoji" w:hAnsi="Segoe UI Emoji"/>
          <w:sz w:val="28"/>
          <w:lang w:val="en-US"/>
        </w:rPr>
        <w:t>How can these followers can stay in sync?</w:t>
      </w:r>
    </w:p>
    <w:p w:rsidR="00CF083A" w:rsidRDefault="00CF083A" w:rsidP="00483CF4">
      <w:pPr>
        <w:rPr>
          <w:rFonts w:ascii="Segoe UI Emoji" w:hAnsi="Segoe UI Emoji"/>
          <w:sz w:val="28"/>
          <w:lang w:val="en-US"/>
        </w:rPr>
      </w:pPr>
      <w:r>
        <w:rPr>
          <w:rFonts w:ascii="Segoe UI Emoji" w:hAnsi="Segoe UI Emoji"/>
          <w:sz w:val="28"/>
          <w:lang w:val="en-US"/>
        </w:rPr>
        <w:t xml:space="preserve">These followers </w:t>
      </w:r>
      <w:r w:rsidR="00055BFD">
        <w:rPr>
          <w:rFonts w:ascii="Segoe UI Emoji" w:hAnsi="Segoe UI Emoji"/>
          <w:sz w:val="28"/>
          <w:lang w:val="en-US"/>
        </w:rPr>
        <w:t xml:space="preserve">(Follower threads) </w:t>
      </w:r>
      <w:r>
        <w:rPr>
          <w:rFonts w:ascii="Segoe UI Emoji" w:hAnsi="Segoe UI Emoji"/>
          <w:sz w:val="28"/>
          <w:lang w:val="en-US"/>
        </w:rPr>
        <w:t>only should ask leader no</w:t>
      </w:r>
      <w:r w:rsidR="00055BFD">
        <w:rPr>
          <w:rFonts w:ascii="Segoe UI Emoji" w:hAnsi="Segoe UI Emoji"/>
          <w:sz w:val="28"/>
          <w:lang w:val="en-US"/>
        </w:rPr>
        <w:t>de, bro u got latest messages right</w:t>
      </w:r>
      <w:r>
        <w:rPr>
          <w:rFonts w:ascii="Segoe UI Emoji" w:hAnsi="Segoe UI Emoji"/>
          <w:sz w:val="28"/>
          <w:lang w:val="en-US"/>
        </w:rPr>
        <w:t xml:space="preserve"> give us, likewise how we ask these team lead</w:t>
      </w:r>
    </w:p>
    <w:p w:rsidR="00055BFD" w:rsidRDefault="00055BFD" w:rsidP="00483CF4">
      <w:pPr>
        <w:rPr>
          <w:rFonts w:ascii="Segoe UI Emoji" w:hAnsi="Segoe UI Emoji"/>
          <w:sz w:val="28"/>
          <w:lang w:val="en-US"/>
        </w:rPr>
      </w:pPr>
      <w:r>
        <w:rPr>
          <w:rFonts w:ascii="Segoe UI Emoji" w:hAnsi="Segoe UI Emoji"/>
          <w:sz w:val="28"/>
          <w:lang w:val="en-US"/>
        </w:rPr>
        <w:t>Team lead knows who are in sync- similarly leader broker knows which follower is in sync (in sync replicas)</w:t>
      </w:r>
    </w:p>
    <w:p w:rsidR="00055BFD" w:rsidRDefault="00055BFD" w:rsidP="00483CF4">
      <w:pPr>
        <w:rPr>
          <w:rFonts w:ascii="Segoe UI Emoji" w:hAnsi="Segoe UI Emoji"/>
          <w:sz w:val="28"/>
          <w:lang w:val="en-US"/>
        </w:rPr>
      </w:pPr>
      <w:r>
        <w:rPr>
          <w:rFonts w:ascii="Segoe UI Emoji" w:hAnsi="Segoe UI Emoji"/>
          <w:sz w:val="28"/>
          <w:lang w:val="en-US"/>
        </w:rPr>
        <w:lastRenderedPageBreak/>
        <w:t xml:space="preserve">How leader knows if a follower is in sync or not? Based on the offset number a follower is </w:t>
      </w:r>
      <w:r w:rsidR="00580138">
        <w:rPr>
          <w:rFonts w:ascii="Segoe UI Emoji" w:hAnsi="Segoe UI Emoji"/>
          <w:sz w:val="28"/>
          <w:lang w:val="en-US"/>
        </w:rPr>
        <w:t>asking,</w:t>
      </w:r>
      <w:r>
        <w:rPr>
          <w:rFonts w:ascii="Segoe UI Emoji" w:hAnsi="Segoe UI Emoji"/>
          <w:sz w:val="28"/>
          <w:lang w:val="en-US"/>
        </w:rPr>
        <w:t xml:space="preserve"> if follower is asking a offset which is very old then leader understands that guy is out of sync</w:t>
      </w:r>
    </w:p>
    <w:p w:rsidR="00055BFD" w:rsidRDefault="00055BFD" w:rsidP="00483CF4">
      <w:pPr>
        <w:rPr>
          <w:rFonts w:ascii="Segoe UI Emoji" w:hAnsi="Segoe UI Emoji"/>
          <w:sz w:val="28"/>
          <w:lang w:val="en-US"/>
        </w:rPr>
      </w:pPr>
      <w:r>
        <w:rPr>
          <w:rFonts w:ascii="Segoe UI Emoji" w:hAnsi="Segoe UI Emoji"/>
          <w:sz w:val="28"/>
          <w:lang w:val="en-US"/>
        </w:rPr>
        <w:t>Like when veera ask such a basic question then sriram comes to know where he stands</w:t>
      </w:r>
      <w:r w:rsidR="003F6CA9">
        <w:rPr>
          <w:rFonts w:ascii="Segoe UI Emoji" w:hAnsi="Segoe UI Emoji"/>
          <w:sz w:val="28"/>
          <w:lang w:val="en-US"/>
        </w:rPr>
        <w:t xml:space="preserve"> , so by looking at the offset number a follower is asking by that itself leader can guage</w:t>
      </w:r>
    </w:p>
    <w:p w:rsidR="00A04707" w:rsidRPr="00483CF4" w:rsidRDefault="00A04707" w:rsidP="00483CF4">
      <w:pPr>
        <w:rPr>
          <w:rFonts w:ascii="Segoe UI Emoji" w:hAnsi="Segoe UI Emoji"/>
          <w:sz w:val="28"/>
          <w:lang w:val="en-US"/>
        </w:rPr>
      </w:pPr>
      <w:r>
        <w:rPr>
          <w:rFonts w:ascii="Segoe UI Emoji" w:hAnsi="Segoe UI Emoji"/>
          <w:sz w:val="28"/>
          <w:lang w:val="en-US"/>
        </w:rPr>
        <w:t>If follower is very much behind leader will remove that follower from isr list</w:t>
      </w:r>
    </w:p>
    <w:p w:rsidR="00D12B8E" w:rsidRDefault="00D12B8E" w:rsidP="00D12B8E">
      <w:pPr>
        <w:pStyle w:val="2h2-green"/>
      </w:pPr>
      <w:r>
        <w:t>Producer</w:t>
      </w:r>
    </w:p>
    <w:p w:rsidR="00D12B8E" w:rsidRDefault="00D12B8E" w:rsidP="00D12B8E">
      <w:pPr>
        <w:pStyle w:val="0normal-segoefont"/>
      </w:pPr>
      <w:r>
        <w:t>Producer always sends the data to the leader partition</w:t>
      </w:r>
      <w:r w:rsidR="00624590">
        <w:t xml:space="preserve"> folder</w:t>
      </w:r>
      <w:r>
        <w:t>, similarly consumer always consumes from the leader partition</w:t>
      </w:r>
      <w:r w:rsidR="00624590">
        <w:t xml:space="preserve"> folder not replicas, because replicas may not have new data</w:t>
      </w:r>
    </w:p>
    <w:p w:rsidR="00624590" w:rsidRDefault="00624590" w:rsidP="00D12B8E">
      <w:pPr>
        <w:pStyle w:val="0normal-segoefont"/>
      </w:pPr>
      <w:r>
        <w:t>Later sync will happen from leader partition for follower partition</w:t>
      </w:r>
    </w:p>
    <w:p w:rsidR="00565CD1" w:rsidRPr="00565CD1" w:rsidRDefault="00565CD1" w:rsidP="00565CD1">
      <w:pPr>
        <w:pStyle w:val="Heading4"/>
        <w:rPr>
          <w:sz w:val="48"/>
        </w:rPr>
      </w:pPr>
      <w:r w:rsidRPr="00565CD1">
        <w:rPr>
          <w:sz w:val="48"/>
        </w:rPr>
        <w:t>Callbacks</w:t>
      </w:r>
    </w:p>
    <w:p w:rsidR="00565CD1" w:rsidRPr="00565CD1" w:rsidRDefault="00565CD1" w:rsidP="00565CD1">
      <w:pPr>
        <w:rPr>
          <w:rFonts w:ascii="Segoe UI Emoji" w:hAnsi="Segoe UI Emoji"/>
          <w:lang w:val="en-US"/>
        </w:rPr>
      </w:pPr>
      <w:r w:rsidRPr="00565CD1">
        <w:rPr>
          <w:rFonts w:ascii="Segoe UI Emoji" w:hAnsi="Segoe UI Emoji"/>
          <w:lang w:val="en-US"/>
        </w:rPr>
        <w:t xml:space="preserve">Make sure u attach a call back for each and every message u sent </w:t>
      </w:r>
    </w:p>
    <w:p w:rsidR="00565CD1" w:rsidRDefault="00565CD1" w:rsidP="00D12B8E">
      <w:pPr>
        <w:pStyle w:val="0normal-segoefont"/>
      </w:pPr>
      <w:r>
        <w:t>After sending we can always get acknolwedgements</w:t>
      </w:r>
    </w:p>
    <w:p w:rsidR="00565CD1" w:rsidRDefault="00565CD1" w:rsidP="00D12B8E">
      <w:pPr>
        <w:pStyle w:val="0normal-segoefont"/>
      </w:pPr>
      <w:r>
        <w:t xml:space="preserve">If we send </w:t>
      </w:r>
      <w:r w:rsidR="00DE168E">
        <w:t>1 million message we will receive acknowledgements for all those messages and we will get confirm as and when callbacks are executed automatically</w:t>
      </w:r>
    </w:p>
    <w:p w:rsidR="00A7497B" w:rsidRDefault="00A7497B" w:rsidP="00D12B8E">
      <w:pPr>
        <w:pStyle w:val="0normal-segoefont"/>
      </w:pPr>
      <w:r>
        <w:t xml:space="preserve">This is the call back object </w:t>
      </w:r>
    </w:p>
    <w:p w:rsidR="00F175F9" w:rsidRPr="00F175F9" w:rsidRDefault="00F175F9" w:rsidP="00F1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r w:rsidRPr="00F175F9">
        <w:rPr>
          <w:rFonts w:ascii="Courier New" w:eastAsia="Times New Roman" w:hAnsi="Courier New" w:cs="Courier New"/>
          <w:color w:val="000000"/>
          <w:sz w:val="24"/>
          <w:szCs w:val="20"/>
          <w:lang w:eastAsia="en-IN"/>
        </w:rPr>
        <w:t>Callback callback</w:t>
      </w:r>
      <w:r w:rsidRPr="00F175F9">
        <w:rPr>
          <w:rFonts w:ascii="Courier New" w:eastAsia="Times New Roman" w:hAnsi="Courier New" w:cs="Courier New"/>
          <w:color w:val="080808"/>
          <w:sz w:val="24"/>
          <w:szCs w:val="20"/>
          <w:lang w:eastAsia="en-IN"/>
        </w:rPr>
        <w:t>=(recMetadata,z)-&gt;{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33B3"/>
          <w:sz w:val="24"/>
          <w:szCs w:val="20"/>
          <w:lang w:eastAsia="en-IN"/>
        </w:rPr>
        <w:t xml:space="preserve">int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 xml:space="preserve">= </w:t>
      </w:r>
      <w:r w:rsidRPr="00F175F9">
        <w:rPr>
          <w:rFonts w:ascii="Courier New" w:eastAsia="Times New Roman" w:hAnsi="Courier New" w:cs="Courier New"/>
          <w:color w:val="851691"/>
          <w:sz w:val="24"/>
          <w:szCs w:val="20"/>
          <w:lang w:eastAsia="en-IN"/>
        </w:rPr>
        <w:t>ac</w:t>
      </w:r>
      <w:r w:rsidRPr="00F175F9">
        <w:rPr>
          <w:rFonts w:ascii="Courier New" w:eastAsia="Times New Roman" w:hAnsi="Courier New" w:cs="Courier New"/>
          <w:color w:val="080808"/>
          <w:sz w:val="24"/>
          <w:szCs w:val="20"/>
          <w:lang w:eastAsia="en-IN"/>
        </w:rPr>
        <w:t>.getAndIncrement();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System</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i/>
          <w:iCs/>
          <w:color w:val="871094"/>
          <w:sz w:val="24"/>
          <w:szCs w:val="20"/>
          <w:lang w:eastAsia="en-IN"/>
        </w:rPr>
        <w:t>out</w:t>
      </w:r>
      <w:r w:rsidRPr="00F175F9">
        <w:rPr>
          <w:rFonts w:ascii="Courier New" w:eastAsia="Times New Roman" w:hAnsi="Courier New" w:cs="Courier New"/>
          <w:color w:val="080808"/>
          <w:sz w:val="24"/>
          <w:szCs w:val="20"/>
          <w:lang w:eastAsia="en-IN"/>
        </w:rPr>
        <w:t>.printf(</w:t>
      </w:r>
      <w:r w:rsidRPr="00F175F9">
        <w:rPr>
          <w:rFonts w:ascii="Courier New" w:eastAsia="Times New Roman" w:hAnsi="Courier New" w:cs="Courier New"/>
          <w:color w:val="067D17"/>
          <w:sz w:val="24"/>
          <w:szCs w:val="20"/>
          <w:lang w:eastAsia="en-IN"/>
        </w:rPr>
        <w:t>"</w:t>
      </w:r>
      <w:r w:rsidRPr="00F175F9">
        <w:rPr>
          <w:rFonts w:ascii="Courier New" w:eastAsia="Times New Roman" w:hAnsi="Courier New" w:cs="Courier New"/>
          <w:color w:val="0037A6"/>
          <w:sz w:val="24"/>
          <w:szCs w:val="20"/>
          <w:lang w:eastAsia="en-IN"/>
        </w:rPr>
        <w:t>\n</w:t>
      </w:r>
      <w:r w:rsidRPr="00F175F9">
        <w:rPr>
          <w:rFonts w:ascii="Courier New" w:eastAsia="Times New Roman" w:hAnsi="Courier New" w:cs="Courier New"/>
          <w:color w:val="067D17"/>
          <w:sz w:val="24"/>
          <w:szCs w:val="20"/>
          <w:lang w:eastAsia="en-IN"/>
        </w:rPr>
        <w:t xml:space="preserve"> %d. msg went to topic --&gt; %s partition --&gt; %d , offset --&gt; %s "</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,recMetadata.topic(),recMetadata.partition(),recMetadata.offset());</w:t>
      </w:r>
      <w:r w:rsidRPr="00F175F9">
        <w:rPr>
          <w:rFonts w:ascii="Courier New" w:eastAsia="Times New Roman" w:hAnsi="Courier New" w:cs="Courier New"/>
          <w:color w:val="080808"/>
          <w:sz w:val="24"/>
          <w:szCs w:val="20"/>
          <w:lang w:eastAsia="en-IN"/>
        </w:rPr>
        <w:br/>
      </w:r>
      <w:r w:rsidRPr="00F175F9">
        <w:rPr>
          <w:rFonts w:ascii="Courier New" w:eastAsia="Times New Roman" w:hAnsi="Courier New" w:cs="Courier New"/>
          <w:color w:val="080808"/>
          <w:sz w:val="24"/>
          <w:szCs w:val="20"/>
          <w:lang w:eastAsia="en-IN"/>
        </w:rPr>
        <w:br/>
        <w:t>};</w:t>
      </w:r>
    </w:p>
    <w:p w:rsidR="00DE168E" w:rsidRDefault="00F254B0" w:rsidP="00D12B8E">
      <w:pPr>
        <w:pStyle w:val="0normal-segoefont"/>
      </w:pPr>
      <w:r>
        <w:t>// For send method we should pass callback</w:t>
      </w:r>
    </w:p>
    <w:p w:rsidR="00BB5E38" w:rsidRPr="00BB5E38" w:rsidRDefault="00BB5E38" w:rsidP="00BB5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B5E38">
        <w:rPr>
          <w:rFonts w:ascii="Courier New" w:eastAsia="Times New Roman" w:hAnsi="Courier New" w:cs="Courier New"/>
          <w:color w:val="000000"/>
          <w:sz w:val="20"/>
          <w:szCs w:val="20"/>
          <w:lang w:eastAsia="en-IN"/>
        </w:rPr>
        <w:t>ProducerRecord</w:t>
      </w:r>
      <w:r w:rsidRPr="00BB5E38">
        <w:rPr>
          <w:rFonts w:ascii="Courier New" w:eastAsia="Times New Roman" w:hAnsi="Courier New" w:cs="Courier New"/>
          <w:color w:val="080808"/>
          <w:sz w:val="20"/>
          <w:szCs w:val="20"/>
          <w:lang w:eastAsia="en-IN"/>
        </w:rPr>
        <w:t>&lt;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 xml:space="preserve">&gt; </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80808"/>
          <w:sz w:val="20"/>
          <w:szCs w:val="20"/>
          <w:lang w:eastAsia="en-IN"/>
        </w:rPr>
        <w:br/>
        <w:t xml:space="preserve">    </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ProducerRecord&lt;&gt;(</w:t>
      </w:r>
      <w:r w:rsidRPr="00BB5E38">
        <w:rPr>
          <w:rFonts w:ascii="Courier New" w:eastAsia="Times New Roman" w:hAnsi="Courier New" w:cs="Courier New"/>
          <w:color w:val="067D17"/>
          <w:sz w:val="20"/>
          <w:szCs w:val="20"/>
          <w:lang w:eastAsia="en-IN"/>
        </w:rPr>
        <w:t>"EmployeesInfo"</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1750EB"/>
          <w:sz w:val="20"/>
          <w:szCs w:val="20"/>
          <w:lang w:eastAsia="en-IN"/>
        </w:rPr>
        <w:t>1</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Integer(num).toString(),</w:t>
      </w:r>
      <w:r w:rsidRPr="00BB5E38">
        <w:rPr>
          <w:rFonts w:ascii="Courier New" w:eastAsia="Times New Roman" w:hAnsi="Courier New" w:cs="Courier New"/>
          <w:color w:val="067D17"/>
          <w:sz w:val="20"/>
          <w:szCs w:val="20"/>
          <w:lang w:eastAsia="en-IN"/>
        </w:rPr>
        <w:t>"Msg--"</w:t>
      </w:r>
      <w:r w:rsidRPr="00BB5E38">
        <w:rPr>
          <w:rFonts w:ascii="Courier New" w:eastAsia="Times New Roman" w:hAnsi="Courier New" w:cs="Courier New"/>
          <w:color w:val="080808"/>
          <w:sz w:val="20"/>
          <w:szCs w:val="20"/>
          <w:lang w:eastAsia="en-IN"/>
        </w:rPr>
        <w:t>+num);</w:t>
      </w:r>
      <w:r w:rsidRPr="00BB5E38">
        <w:rPr>
          <w:rFonts w:ascii="Courier New" w:eastAsia="Times New Roman" w:hAnsi="Courier New" w:cs="Courier New"/>
          <w:color w:val="080808"/>
          <w:sz w:val="20"/>
          <w:szCs w:val="20"/>
          <w:lang w:eastAsia="en-IN"/>
        </w:rPr>
        <w:br/>
      </w:r>
      <w:r w:rsidRPr="00BB5E38">
        <w:rPr>
          <w:rFonts w:ascii="Courier New" w:eastAsia="Times New Roman" w:hAnsi="Courier New" w:cs="Courier New"/>
          <w:i/>
          <w:iCs/>
          <w:color w:val="8C8C8C"/>
          <w:sz w:val="20"/>
          <w:szCs w:val="20"/>
          <w:lang w:eastAsia="en-IN"/>
        </w:rPr>
        <w:t>// this callback method will be executed each and every time for each and every message</w:t>
      </w:r>
      <w:r w:rsidRPr="00BB5E38">
        <w:rPr>
          <w:rFonts w:ascii="Courier New" w:eastAsia="Times New Roman" w:hAnsi="Courier New" w:cs="Courier New"/>
          <w:i/>
          <w:iCs/>
          <w:color w:val="8C8C8C"/>
          <w:sz w:val="20"/>
          <w:szCs w:val="20"/>
          <w:lang w:eastAsia="en-IN"/>
        </w:rPr>
        <w:br/>
      </w:r>
      <w:r w:rsidRPr="00BB5E38">
        <w:rPr>
          <w:rFonts w:ascii="Courier New" w:eastAsia="Times New Roman" w:hAnsi="Courier New" w:cs="Courier New"/>
          <w:color w:val="851691"/>
          <w:sz w:val="20"/>
          <w:szCs w:val="20"/>
          <w:lang w:eastAsia="en-IN"/>
        </w:rPr>
        <w:t>producer</w:t>
      </w:r>
      <w:r w:rsidRPr="00BB5E38">
        <w:rPr>
          <w:rFonts w:ascii="Courier New" w:eastAsia="Times New Roman" w:hAnsi="Courier New" w:cs="Courier New"/>
          <w:color w:val="080808"/>
          <w:sz w:val="20"/>
          <w:szCs w:val="20"/>
          <w:lang w:eastAsia="en-IN"/>
        </w:rPr>
        <w:t>.send(</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851691"/>
          <w:sz w:val="20"/>
          <w:szCs w:val="20"/>
          <w:lang w:eastAsia="en-IN"/>
        </w:rPr>
        <w:t>callback</w:t>
      </w:r>
      <w:r w:rsidRPr="00BB5E38">
        <w:rPr>
          <w:rFonts w:ascii="Courier New" w:eastAsia="Times New Roman" w:hAnsi="Courier New" w:cs="Courier New"/>
          <w:color w:val="080808"/>
          <w:sz w:val="20"/>
          <w:szCs w:val="20"/>
          <w:lang w:eastAsia="en-IN"/>
        </w:rPr>
        <w:t>);</w:t>
      </w:r>
    </w:p>
    <w:p w:rsidR="00BB5E38" w:rsidRDefault="00BB5E38" w:rsidP="00D12B8E">
      <w:pPr>
        <w:pStyle w:val="0normal-segoefont"/>
      </w:pPr>
    </w:p>
    <w:p w:rsidR="000729EB" w:rsidRDefault="000729EB" w:rsidP="00D12B8E">
      <w:pPr>
        <w:pStyle w:val="0normal-segoefont"/>
      </w:pPr>
      <w:r>
        <w:rPr>
          <w:noProof/>
          <w:lang w:val="en-IN" w:eastAsia="en-IN"/>
        </w:rPr>
        <w:lastRenderedPageBreak/>
        <w:drawing>
          <wp:inline distT="0" distB="0" distL="0" distR="0" wp14:anchorId="0A8EB58F" wp14:editId="535CF6A9">
            <wp:extent cx="6645910" cy="4325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325620"/>
                    </a:xfrm>
                    <a:prstGeom prst="rect">
                      <a:avLst/>
                    </a:prstGeom>
                  </pic:spPr>
                </pic:pic>
              </a:graphicData>
            </a:graphic>
          </wp:inline>
        </w:drawing>
      </w:r>
    </w:p>
    <w:p w:rsidR="00100CC6" w:rsidRDefault="00100CC6" w:rsidP="00D12B8E">
      <w:pPr>
        <w:pStyle w:val="0normal-segoefont"/>
      </w:pPr>
      <w:r>
        <w:t>In the above message u can see my callback executed 6000 times almost I received acknowledgements for all the messages which I sent</w:t>
      </w:r>
    </w:p>
    <w:p w:rsidR="00675282" w:rsidRDefault="00675282" w:rsidP="00675282">
      <w:pPr>
        <w:pStyle w:val="h3-lime"/>
      </w:pPr>
      <w:r>
        <w:t>Properties</w:t>
      </w:r>
    </w:p>
    <w:tbl>
      <w:tblPr>
        <w:tblStyle w:val="TableGrid"/>
        <w:tblW w:w="0" w:type="auto"/>
        <w:tblLook w:val="04A0" w:firstRow="1" w:lastRow="0" w:firstColumn="1" w:lastColumn="0" w:noHBand="0" w:noVBand="1"/>
      </w:tblPr>
      <w:tblGrid>
        <w:gridCol w:w="3256"/>
        <w:gridCol w:w="19774"/>
      </w:tblGrid>
      <w:tr w:rsidR="00675282" w:rsidTr="00675282">
        <w:tc>
          <w:tcPr>
            <w:tcW w:w="3256" w:type="dxa"/>
          </w:tcPr>
          <w:p w:rsidR="00675282" w:rsidRPr="00675282" w:rsidRDefault="00675282" w:rsidP="00675282">
            <w:pPr>
              <w:pStyle w:val="0normal-segoefont"/>
              <w:rPr>
                <w:rFonts w:ascii="Bahnschrift" w:hAnsi="Bahnschrift"/>
              </w:rPr>
            </w:pPr>
            <w:r w:rsidRPr="00675282">
              <w:rPr>
                <w:rFonts w:ascii="Bahnschrift" w:hAnsi="Bahnschrift"/>
              </w:rPr>
              <w:t>message.max.bytes</w:t>
            </w:r>
          </w:p>
        </w:tc>
        <w:tc>
          <w:tcPr>
            <w:tcW w:w="19774" w:type="dxa"/>
          </w:tcPr>
          <w:p w:rsidR="00675282" w:rsidRPr="00675282" w:rsidRDefault="00675282" w:rsidP="00675282">
            <w:pPr>
              <w:pStyle w:val="0normal-segoefont"/>
              <w:rPr>
                <w:rFonts w:ascii="Bahnschrift" w:hAnsi="Bahnschrift"/>
              </w:rPr>
            </w:pPr>
            <w:r w:rsidRPr="00675282">
              <w:rPr>
                <w:rFonts w:ascii="Bahnschrift" w:hAnsi="Bahnschrift"/>
              </w:rPr>
              <w:t xml:space="preserve">This is the max size of each message </w:t>
            </w:r>
            <w:r w:rsidRPr="00675282">
              <w:rPr>
                <w:rFonts w:ascii="Bahnschrift" w:hAnsi="Bahnschrift"/>
              </w:rPr>
              <w:t>which defaults to 1000000, or 1 MB</w:t>
            </w:r>
          </w:p>
          <w:p w:rsidR="00675282" w:rsidRDefault="00675282" w:rsidP="00675282">
            <w:pPr>
              <w:pStyle w:val="0normal-segoefont"/>
              <w:rPr>
                <w:rFonts w:ascii="Bahnschrift" w:hAnsi="Bahnschrift"/>
              </w:rPr>
            </w:pPr>
            <w:r w:rsidRPr="00675282">
              <w:rPr>
                <w:rFonts w:ascii="Bahnschrift" w:hAnsi="Bahnschrift"/>
              </w:rPr>
              <w:t xml:space="preserve">If a producer is sending a </w:t>
            </w:r>
            <w:r w:rsidRPr="00675282">
              <w:rPr>
                <w:rFonts w:ascii="Bahnschrift" w:hAnsi="Bahnschrift"/>
              </w:rPr>
              <w:t xml:space="preserve">is larger </w:t>
            </w:r>
            <w:r w:rsidRPr="00675282">
              <w:rPr>
                <w:rFonts w:ascii="Bahnschrift" w:hAnsi="Bahnschrift"/>
              </w:rPr>
              <w:t xml:space="preserve">message with size more than </w:t>
            </w:r>
            <w:r w:rsidRPr="00675282">
              <w:rPr>
                <w:rFonts w:ascii="Bahnschrift" w:hAnsi="Bahnschrift"/>
              </w:rPr>
              <w:t>message.max.bytes</w:t>
            </w:r>
            <w:r w:rsidRPr="00675282">
              <w:rPr>
                <w:rFonts w:ascii="Bahnschrift" w:hAnsi="Bahnschrift"/>
              </w:rPr>
              <w:t xml:space="preserve"> then he will receive an error</w:t>
            </w:r>
          </w:p>
          <w:p w:rsidR="00A338BF" w:rsidRDefault="00A338BF" w:rsidP="00675282">
            <w:pPr>
              <w:pStyle w:val="0normal-segoefont"/>
              <w:rPr>
                <w:rFonts w:ascii="Bahnschrift" w:hAnsi="Bahnschrift"/>
              </w:rPr>
            </w:pPr>
          </w:p>
          <w:p w:rsidR="00A338BF" w:rsidRPr="00675282" w:rsidRDefault="00A338BF" w:rsidP="00A338BF">
            <w:pPr>
              <w:pStyle w:val="0normal-segoefont"/>
              <w:rPr>
                <w:rFonts w:ascii="Bahnschrift" w:hAnsi="Bahnschrift"/>
              </w:rPr>
            </w:pPr>
            <w:r>
              <w:rPr>
                <w:rFonts w:ascii="Bahnschrift" w:hAnsi="Bahnschrift"/>
              </w:rPr>
              <w:t>This should be in sync with “</w:t>
            </w:r>
            <w:r w:rsidRPr="00A338BF">
              <w:rPr>
                <w:rFonts w:ascii="Bahnschrift" w:hAnsi="Bahnschrift"/>
              </w:rPr>
              <w:t>fetch.message.max.bytes</w:t>
            </w:r>
            <w:r w:rsidRPr="00A338BF">
              <w:rPr>
                <w:rFonts w:ascii="Bahnschrift" w:hAnsi="Bahnschrift"/>
              </w:rPr>
              <w:t>” while producing if u are sending1MB message, but while fetching if u are fetching 500KB then the consumer will s</w:t>
            </w:r>
            <w:r>
              <w:t>truck</w:t>
            </w:r>
          </w:p>
        </w:tc>
      </w:tr>
      <w:tr w:rsidR="00675282" w:rsidTr="00675282">
        <w:tc>
          <w:tcPr>
            <w:tcW w:w="3256" w:type="dxa"/>
          </w:tcPr>
          <w:p w:rsidR="00675282" w:rsidRPr="00675282" w:rsidRDefault="00675282" w:rsidP="00675282">
            <w:pPr>
              <w:pStyle w:val="0normal-segoefont"/>
              <w:rPr>
                <w:rFonts w:ascii="Bahnschrift" w:hAnsi="Bahnschrift"/>
              </w:rPr>
            </w:pPr>
          </w:p>
        </w:tc>
        <w:tc>
          <w:tcPr>
            <w:tcW w:w="19774" w:type="dxa"/>
          </w:tcPr>
          <w:p w:rsidR="00675282" w:rsidRPr="00675282" w:rsidRDefault="00675282" w:rsidP="00675282">
            <w:pPr>
              <w:pStyle w:val="0normal-segoefont"/>
              <w:rPr>
                <w:rFonts w:ascii="Bahnschrift" w:hAnsi="Bahnschrift"/>
              </w:rPr>
            </w:pPr>
          </w:p>
        </w:tc>
      </w:tr>
      <w:tr w:rsidR="00675282" w:rsidTr="00675282">
        <w:tc>
          <w:tcPr>
            <w:tcW w:w="3256" w:type="dxa"/>
          </w:tcPr>
          <w:p w:rsidR="00675282" w:rsidRPr="00675282" w:rsidRDefault="00675282" w:rsidP="00675282">
            <w:pPr>
              <w:pStyle w:val="0normal-segoefont"/>
              <w:rPr>
                <w:rFonts w:ascii="Bahnschrift" w:hAnsi="Bahnschrift"/>
              </w:rPr>
            </w:pPr>
          </w:p>
        </w:tc>
        <w:tc>
          <w:tcPr>
            <w:tcW w:w="19774" w:type="dxa"/>
          </w:tcPr>
          <w:p w:rsidR="00675282" w:rsidRPr="00675282" w:rsidRDefault="00675282" w:rsidP="00675282">
            <w:pPr>
              <w:pStyle w:val="0normal-segoefont"/>
              <w:rPr>
                <w:rFonts w:ascii="Bahnschrift" w:hAnsi="Bahnschrift"/>
              </w:rPr>
            </w:pPr>
          </w:p>
        </w:tc>
      </w:tr>
      <w:tr w:rsidR="00675282" w:rsidTr="00675282">
        <w:tc>
          <w:tcPr>
            <w:tcW w:w="3256" w:type="dxa"/>
          </w:tcPr>
          <w:p w:rsidR="00675282" w:rsidRPr="00675282" w:rsidRDefault="00675282" w:rsidP="00675282">
            <w:pPr>
              <w:pStyle w:val="0normal-segoefont"/>
              <w:rPr>
                <w:rFonts w:ascii="Bahnschrift" w:hAnsi="Bahnschrift"/>
              </w:rPr>
            </w:pPr>
          </w:p>
        </w:tc>
        <w:tc>
          <w:tcPr>
            <w:tcW w:w="19774" w:type="dxa"/>
          </w:tcPr>
          <w:p w:rsidR="00675282" w:rsidRPr="00675282" w:rsidRDefault="00675282" w:rsidP="00675282">
            <w:pPr>
              <w:pStyle w:val="0normal-segoefont"/>
              <w:rPr>
                <w:rFonts w:ascii="Bahnschrift" w:hAnsi="Bahnschrift"/>
              </w:rPr>
            </w:pPr>
          </w:p>
        </w:tc>
      </w:tr>
    </w:tbl>
    <w:p w:rsidR="00675282" w:rsidRDefault="00675282" w:rsidP="00675282">
      <w:pPr>
        <w:pStyle w:val="0normal-segoefont"/>
      </w:pPr>
    </w:p>
    <w:sectPr w:rsidR="00675282" w:rsidSect="00877B49">
      <w:pgSz w:w="24480" w:h="15840" w:orient="landscape" w:code="3"/>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222" w:rsidRDefault="00147222" w:rsidP="00775A4B">
      <w:pPr>
        <w:spacing w:after="0" w:line="240" w:lineRule="auto"/>
      </w:pPr>
      <w:r>
        <w:separator/>
      </w:r>
    </w:p>
  </w:endnote>
  <w:endnote w:type="continuationSeparator" w:id="0">
    <w:p w:rsidR="00147222" w:rsidRDefault="00147222" w:rsidP="0077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Kristen ITC">
    <w:panose1 w:val="03050502040202030202"/>
    <w:charset w:val="00"/>
    <w:family w:val="script"/>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Corbel">
    <w:panose1 w:val="020B0503020204020204"/>
    <w:charset w:val="00"/>
    <w:family w:val="swiss"/>
    <w:pitch w:val="variable"/>
    <w:sig w:usb0="A00002EF" w:usb1="4000A44B" w:usb2="00000000" w:usb3="00000000" w:csb0="0000019F" w:csb1="00000000"/>
  </w:font>
  <w:font w:name="Harlow Solid Italic">
    <w:panose1 w:val="04030604020F02020D02"/>
    <w:charset w:val="00"/>
    <w:family w:val="decorative"/>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222" w:rsidRDefault="00147222" w:rsidP="00775A4B">
      <w:pPr>
        <w:spacing w:after="0" w:line="240" w:lineRule="auto"/>
      </w:pPr>
      <w:r>
        <w:separator/>
      </w:r>
    </w:p>
  </w:footnote>
  <w:footnote w:type="continuationSeparator" w:id="0">
    <w:p w:rsidR="00147222" w:rsidRDefault="00147222" w:rsidP="00775A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22DD"/>
    <w:multiLevelType w:val="hybridMultilevel"/>
    <w:tmpl w:val="8410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940A18"/>
    <w:multiLevelType w:val="hybridMultilevel"/>
    <w:tmpl w:val="9C665C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7D6C5C"/>
    <w:multiLevelType w:val="multilevel"/>
    <w:tmpl w:val="AB2A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54DDB"/>
    <w:multiLevelType w:val="hybridMultilevel"/>
    <w:tmpl w:val="32741E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10C32F7"/>
    <w:multiLevelType w:val="hybridMultilevel"/>
    <w:tmpl w:val="ED043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F70E61"/>
    <w:multiLevelType w:val="hybridMultilevel"/>
    <w:tmpl w:val="DF16F7A8"/>
    <w:lvl w:ilvl="0" w:tplc="F3A83BEA">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894392"/>
    <w:multiLevelType w:val="hybridMultilevel"/>
    <w:tmpl w:val="F7A40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7E77591"/>
    <w:multiLevelType w:val="hybridMultilevel"/>
    <w:tmpl w:val="389416E8"/>
    <w:lvl w:ilvl="0" w:tplc="303A70BA">
      <w:start w:val="1"/>
      <w:numFmt w:val="bullet"/>
      <w:lvlText w:val="•"/>
      <w:lvlJc w:val="left"/>
      <w:pPr>
        <w:tabs>
          <w:tab w:val="num" w:pos="720"/>
        </w:tabs>
        <w:ind w:left="720" w:hanging="360"/>
      </w:pPr>
      <w:rPr>
        <w:rFonts w:ascii="Times New Roman" w:hAnsi="Times New Roman" w:hint="default"/>
      </w:rPr>
    </w:lvl>
    <w:lvl w:ilvl="1" w:tplc="2572E128" w:tentative="1">
      <w:start w:val="1"/>
      <w:numFmt w:val="bullet"/>
      <w:lvlText w:val="•"/>
      <w:lvlJc w:val="left"/>
      <w:pPr>
        <w:tabs>
          <w:tab w:val="num" w:pos="1440"/>
        </w:tabs>
        <w:ind w:left="1440" w:hanging="360"/>
      </w:pPr>
      <w:rPr>
        <w:rFonts w:ascii="Times New Roman" w:hAnsi="Times New Roman" w:hint="default"/>
      </w:rPr>
    </w:lvl>
    <w:lvl w:ilvl="2" w:tplc="4CB089FC" w:tentative="1">
      <w:start w:val="1"/>
      <w:numFmt w:val="bullet"/>
      <w:lvlText w:val="•"/>
      <w:lvlJc w:val="left"/>
      <w:pPr>
        <w:tabs>
          <w:tab w:val="num" w:pos="2160"/>
        </w:tabs>
        <w:ind w:left="2160" w:hanging="360"/>
      </w:pPr>
      <w:rPr>
        <w:rFonts w:ascii="Times New Roman" w:hAnsi="Times New Roman" w:hint="default"/>
      </w:rPr>
    </w:lvl>
    <w:lvl w:ilvl="3" w:tplc="2132F3C0" w:tentative="1">
      <w:start w:val="1"/>
      <w:numFmt w:val="bullet"/>
      <w:lvlText w:val="•"/>
      <w:lvlJc w:val="left"/>
      <w:pPr>
        <w:tabs>
          <w:tab w:val="num" w:pos="2880"/>
        </w:tabs>
        <w:ind w:left="2880" w:hanging="360"/>
      </w:pPr>
      <w:rPr>
        <w:rFonts w:ascii="Times New Roman" w:hAnsi="Times New Roman" w:hint="default"/>
      </w:rPr>
    </w:lvl>
    <w:lvl w:ilvl="4" w:tplc="926CD71A" w:tentative="1">
      <w:start w:val="1"/>
      <w:numFmt w:val="bullet"/>
      <w:lvlText w:val="•"/>
      <w:lvlJc w:val="left"/>
      <w:pPr>
        <w:tabs>
          <w:tab w:val="num" w:pos="3600"/>
        </w:tabs>
        <w:ind w:left="3600" w:hanging="360"/>
      </w:pPr>
      <w:rPr>
        <w:rFonts w:ascii="Times New Roman" w:hAnsi="Times New Roman" w:hint="default"/>
      </w:rPr>
    </w:lvl>
    <w:lvl w:ilvl="5" w:tplc="A146807A" w:tentative="1">
      <w:start w:val="1"/>
      <w:numFmt w:val="bullet"/>
      <w:lvlText w:val="•"/>
      <w:lvlJc w:val="left"/>
      <w:pPr>
        <w:tabs>
          <w:tab w:val="num" w:pos="4320"/>
        </w:tabs>
        <w:ind w:left="4320" w:hanging="360"/>
      </w:pPr>
      <w:rPr>
        <w:rFonts w:ascii="Times New Roman" w:hAnsi="Times New Roman" w:hint="default"/>
      </w:rPr>
    </w:lvl>
    <w:lvl w:ilvl="6" w:tplc="54301788" w:tentative="1">
      <w:start w:val="1"/>
      <w:numFmt w:val="bullet"/>
      <w:lvlText w:val="•"/>
      <w:lvlJc w:val="left"/>
      <w:pPr>
        <w:tabs>
          <w:tab w:val="num" w:pos="5040"/>
        </w:tabs>
        <w:ind w:left="5040" w:hanging="360"/>
      </w:pPr>
      <w:rPr>
        <w:rFonts w:ascii="Times New Roman" w:hAnsi="Times New Roman" w:hint="default"/>
      </w:rPr>
    </w:lvl>
    <w:lvl w:ilvl="7" w:tplc="07582F8E" w:tentative="1">
      <w:start w:val="1"/>
      <w:numFmt w:val="bullet"/>
      <w:lvlText w:val="•"/>
      <w:lvlJc w:val="left"/>
      <w:pPr>
        <w:tabs>
          <w:tab w:val="num" w:pos="5760"/>
        </w:tabs>
        <w:ind w:left="5760" w:hanging="360"/>
      </w:pPr>
      <w:rPr>
        <w:rFonts w:ascii="Times New Roman" w:hAnsi="Times New Roman" w:hint="default"/>
      </w:rPr>
    </w:lvl>
    <w:lvl w:ilvl="8" w:tplc="ABBE1A5A" w:tentative="1">
      <w:start w:val="1"/>
      <w:numFmt w:val="bullet"/>
      <w:lvlText w:val="•"/>
      <w:lvlJc w:val="left"/>
      <w:pPr>
        <w:tabs>
          <w:tab w:val="num" w:pos="6480"/>
        </w:tabs>
        <w:ind w:left="6480" w:hanging="360"/>
      </w:pPr>
      <w:rPr>
        <w:rFonts w:ascii="Times New Roman" w:hAnsi="Times New Roman" w:hint="default"/>
      </w:rPr>
    </w:lvl>
  </w:abstractNum>
  <w:abstractNum w:abstractNumId="8">
    <w:nsid w:val="29956885"/>
    <w:multiLevelType w:val="hybridMultilevel"/>
    <w:tmpl w:val="25A6A8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4C4035F"/>
    <w:multiLevelType w:val="hybridMultilevel"/>
    <w:tmpl w:val="9C24B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7295604"/>
    <w:multiLevelType w:val="hybridMultilevel"/>
    <w:tmpl w:val="50265276"/>
    <w:lvl w:ilvl="0" w:tplc="33EC6B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CD915EF"/>
    <w:multiLevelType w:val="hybridMultilevel"/>
    <w:tmpl w:val="3A7060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D0F39AF"/>
    <w:multiLevelType w:val="hybridMultilevel"/>
    <w:tmpl w:val="460C8D84"/>
    <w:lvl w:ilvl="0" w:tplc="08DC5DA6">
      <w:numFmt w:val="bullet"/>
      <w:lvlText w:val=""/>
      <w:lvlJc w:val="left"/>
      <w:pPr>
        <w:ind w:left="720" w:hanging="360"/>
      </w:pPr>
      <w:rPr>
        <w:rFonts w:ascii="Wingdings" w:eastAsiaTheme="minorHAnsi"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4F22C23"/>
    <w:multiLevelType w:val="hybridMultilevel"/>
    <w:tmpl w:val="4386E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5DA0083"/>
    <w:multiLevelType w:val="hybridMultilevel"/>
    <w:tmpl w:val="3A62461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A630CC2"/>
    <w:multiLevelType w:val="hybridMultilevel"/>
    <w:tmpl w:val="E8BAED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F650DF3"/>
    <w:multiLevelType w:val="hybridMultilevel"/>
    <w:tmpl w:val="56A676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F732E14"/>
    <w:multiLevelType w:val="hybridMultilevel"/>
    <w:tmpl w:val="FCBA26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56B2548"/>
    <w:multiLevelType w:val="hybridMultilevel"/>
    <w:tmpl w:val="D130A7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C947164"/>
    <w:multiLevelType w:val="multilevel"/>
    <w:tmpl w:val="BFC0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DF0D99"/>
    <w:multiLevelType w:val="hybridMultilevel"/>
    <w:tmpl w:val="5BB21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5541E8A"/>
    <w:multiLevelType w:val="hybridMultilevel"/>
    <w:tmpl w:val="862CD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C4604CE"/>
    <w:multiLevelType w:val="hybridMultilevel"/>
    <w:tmpl w:val="0BD2E6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C830B6D"/>
    <w:multiLevelType w:val="hybridMultilevel"/>
    <w:tmpl w:val="239C9B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D9B79C7"/>
    <w:multiLevelType w:val="multilevel"/>
    <w:tmpl w:val="21DC486A"/>
    <w:lvl w:ilvl="0">
      <w:start w:val="1"/>
      <w:numFmt w:val="bullet"/>
      <w:lvlText w:val=""/>
      <w:lvlJc w:val="left"/>
      <w:pPr>
        <w:tabs>
          <w:tab w:val="num" w:pos="720"/>
        </w:tabs>
        <w:ind w:left="720" w:hanging="360"/>
      </w:pPr>
      <w:rPr>
        <w:rFonts w:ascii="Symbol" w:hAnsi="Symbol" w:hint="default"/>
        <w:sz w:val="20"/>
      </w:rPr>
    </w:lvl>
    <w:lvl w:ilvl="1">
      <w:start w:val="1"/>
      <w:numFmt w:val="bullet"/>
      <w:pStyle w:val="0normal-segoeui"/>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DD764F8"/>
    <w:multiLevelType w:val="hybridMultilevel"/>
    <w:tmpl w:val="83500A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F5119C8"/>
    <w:multiLevelType w:val="multilevel"/>
    <w:tmpl w:val="73FA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8"/>
  </w:num>
  <w:num w:numId="4">
    <w:abstractNumId w:val="0"/>
  </w:num>
  <w:num w:numId="5">
    <w:abstractNumId w:val="4"/>
  </w:num>
  <w:num w:numId="6">
    <w:abstractNumId w:val="25"/>
  </w:num>
  <w:num w:numId="7">
    <w:abstractNumId w:val="22"/>
  </w:num>
  <w:num w:numId="8">
    <w:abstractNumId w:val="13"/>
  </w:num>
  <w:num w:numId="9">
    <w:abstractNumId w:val="9"/>
  </w:num>
  <w:num w:numId="10">
    <w:abstractNumId w:val="24"/>
  </w:num>
  <w:num w:numId="11">
    <w:abstractNumId w:val="20"/>
  </w:num>
  <w:num w:numId="12">
    <w:abstractNumId w:val="17"/>
  </w:num>
  <w:num w:numId="13">
    <w:abstractNumId w:val="8"/>
  </w:num>
  <w:num w:numId="14">
    <w:abstractNumId w:val="16"/>
  </w:num>
  <w:num w:numId="15">
    <w:abstractNumId w:val="11"/>
  </w:num>
  <w:num w:numId="16">
    <w:abstractNumId w:val="19"/>
  </w:num>
  <w:num w:numId="17">
    <w:abstractNumId w:val="2"/>
  </w:num>
  <w:num w:numId="18">
    <w:abstractNumId w:val="21"/>
  </w:num>
  <w:num w:numId="19">
    <w:abstractNumId w:val="15"/>
  </w:num>
  <w:num w:numId="20">
    <w:abstractNumId w:val="1"/>
  </w:num>
  <w:num w:numId="21">
    <w:abstractNumId w:val="10"/>
  </w:num>
  <w:num w:numId="22">
    <w:abstractNumId w:val="3"/>
  </w:num>
  <w:num w:numId="23">
    <w:abstractNumId w:val="5"/>
  </w:num>
  <w:num w:numId="24">
    <w:abstractNumId w:val="12"/>
  </w:num>
  <w:num w:numId="25">
    <w:abstractNumId w:val="7"/>
  </w:num>
  <w:num w:numId="26">
    <w:abstractNumId w:val="26"/>
  </w:num>
  <w:num w:numId="27">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5a3ad34380b89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51E"/>
    <w:rsid w:val="00000441"/>
    <w:rsid w:val="0000131C"/>
    <w:rsid w:val="00002A5C"/>
    <w:rsid w:val="000039CA"/>
    <w:rsid w:val="00006C01"/>
    <w:rsid w:val="00007E0E"/>
    <w:rsid w:val="000126BC"/>
    <w:rsid w:val="0001549D"/>
    <w:rsid w:val="00015987"/>
    <w:rsid w:val="00020755"/>
    <w:rsid w:val="00022724"/>
    <w:rsid w:val="00034AC3"/>
    <w:rsid w:val="00035251"/>
    <w:rsid w:val="0003583D"/>
    <w:rsid w:val="00045AAF"/>
    <w:rsid w:val="000543A0"/>
    <w:rsid w:val="00055BFD"/>
    <w:rsid w:val="00057E1A"/>
    <w:rsid w:val="00057EE9"/>
    <w:rsid w:val="00060D18"/>
    <w:rsid w:val="00062C22"/>
    <w:rsid w:val="000648C2"/>
    <w:rsid w:val="000729EB"/>
    <w:rsid w:val="00073AED"/>
    <w:rsid w:val="000760D4"/>
    <w:rsid w:val="00077D23"/>
    <w:rsid w:val="000806A0"/>
    <w:rsid w:val="00081833"/>
    <w:rsid w:val="00087712"/>
    <w:rsid w:val="00090DD6"/>
    <w:rsid w:val="00091D36"/>
    <w:rsid w:val="0009427E"/>
    <w:rsid w:val="000A0DDF"/>
    <w:rsid w:val="000A22E7"/>
    <w:rsid w:val="000A7119"/>
    <w:rsid w:val="000A7231"/>
    <w:rsid w:val="000B0F37"/>
    <w:rsid w:val="000B310E"/>
    <w:rsid w:val="000C27F0"/>
    <w:rsid w:val="000C4731"/>
    <w:rsid w:val="000C576B"/>
    <w:rsid w:val="000D0D71"/>
    <w:rsid w:val="000E099A"/>
    <w:rsid w:val="000E0C8B"/>
    <w:rsid w:val="000E1E50"/>
    <w:rsid w:val="000E6150"/>
    <w:rsid w:val="000E6301"/>
    <w:rsid w:val="000F14A1"/>
    <w:rsid w:val="000F2DBB"/>
    <w:rsid w:val="000F395A"/>
    <w:rsid w:val="000F69D0"/>
    <w:rsid w:val="000F6E79"/>
    <w:rsid w:val="00100CC6"/>
    <w:rsid w:val="00104D50"/>
    <w:rsid w:val="0010608C"/>
    <w:rsid w:val="00110920"/>
    <w:rsid w:val="00115AD8"/>
    <w:rsid w:val="00116D5B"/>
    <w:rsid w:val="00120303"/>
    <w:rsid w:val="001336BE"/>
    <w:rsid w:val="00140A61"/>
    <w:rsid w:val="00144E7C"/>
    <w:rsid w:val="00147222"/>
    <w:rsid w:val="00153F74"/>
    <w:rsid w:val="00155FA4"/>
    <w:rsid w:val="00162B62"/>
    <w:rsid w:val="0016508B"/>
    <w:rsid w:val="00165B61"/>
    <w:rsid w:val="0016731E"/>
    <w:rsid w:val="001728C7"/>
    <w:rsid w:val="001748A3"/>
    <w:rsid w:val="00175722"/>
    <w:rsid w:val="001765AB"/>
    <w:rsid w:val="00183EA0"/>
    <w:rsid w:val="0018503C"/>
    <w:rsid w:val="001907F3"/>
    <w:rsid w:val="001910F3"/>
    <w:rsid w:val="00197100"/>
    <w:rsid w:val="001972EF"/>
    <w:rsid w:val="001A2C6E"/>
    <w:rsid w:val="001A5FFA"/>
    <w:rsid w:val="001A6132"/>
    <w:rsid w:val="001B027D"/>
    <w:rsid w:val="001B143A"/>
    <w:rsid w:val="001B185E"/>
    <w:rsid w:val="001B41BB"/>
    <w:rsid w:val="001C43D3"/>
    <w:rsid w:val="001C7E28"/>
    <w:rsid w:val="001D278F"/>
    <w:rsid w:val="001D4CFA"/>
    <w:rsid w:val="001D5C03"/>
    <w:rsid w:val="001D66A5"/>
    <w:rsid w:val="001E308E"/>
    <w:rsid w:val="001E3C94"/>
    <w:rsid w:val="001E4B41"/>
    <w:rsid w:val="001E51EB"/>
    <w:rsid w:val="001F29F7"/>
    <w:rsid w:val="001F2B01"/>
    <w:rsid w:val="001F4886"/>
    <w:rsid w:val="0020055E"/>
    <w:rsid w:val="00200691"/>
    <w:rsid w:val="002036FE"/>
    <w:rsid w:val="00211FC3"/>
    <w:rsid w:val="0022134E"/>
    <w:rsid w:val="002252A1"/>
    <w:rsid w:val="002253DE"/>
    <w:rsid w:val="00233DC6"/>
    <w:rsid w:val="0023504D"/>
    <w:rsid w:val="00240321"/>
    <w:rsid w:val="00242338"/>
    <w:rsid w:val="00243FE9"/>
    <w:rsid w:val="002529A6"/>
    <w:rsid w:val="00256B8B"/>
    <w:rsid w:val="00261E65"/>
    <w:rsid w:val="0026537D"/>
    <w:rsid w:val="0027039A"/>
    <w:rsid w:val="0027066E"/>
    <w:rsid w:val="002716E7"/>
    <w:rsid w:val="00272295"/>
    <w:rsid w:val="00273FCD"/>
    <w:rsid w:val="002767B2"/>
    <w:rsid w:val="00277018"/>
    <w:rsid w:val="002829F8"/>
    <w:rsid w:val="00283C0F"/>
    <w:rsid w:val="00284B02"/>
    <w:rsid w:val="002A0A3F"/>
    <w:rsid w:val="002A323D"/>
    <w:rsid w:val="002A7A82"/>
    <w:rsid w:val="002B03A8"/>
    <w:rsid w:val="002B2367"/>
    <w:rsid w:val="002C32BC"/>
    <w:rsid w:val="002E3036"/>
    <w:rsid w:val="002F13A2"/>
    <w:rsid w:val="002F1459"/>
    <w:rsid w:val="002F23A0"/>
    <w:rsid w:val="00301650"/>
    <w:rsid w:val="003033E8"/>
    <w:rsid w:val="003074CD"/>
    <w:rsid w:val="00307588"/>
    <w:rsid w:val="00307F58"/>
    <w:rsid w:val="00312511"/>
    <w:rsid w:val="003152EB"/>
    <w:rsid w:val="00316DE3"/>
    <w:rsid w:val="00322A13"/>
    <w:rsid w:val="00322C39"/>
    <w:rsid w:val="00323D4B"/>
    <w:rsid w:val="003264EE"/>
    <w:rsid w:val="003309F0"/>
    <w:rsid w:val="00334330"/>
    <w:rsid w:val="00336C5D"/>
    <w:rsid w:val="0034448B"/>
    <w:rsid w:val="003567EF"/>
    <w:rsid w:val="00356ED4"/>
    <w:rsid w:val="0036420B"/>
    <w:rsid w:val="00366296"/>
    <w:rsid w:val="0036798B"/>
    <w:rsid w:val="003703E0"/>
    <w:rsid w:val="00372AB3"/>
    <w:rsid w:val="003767DD"/>
    <w:rsid w:val="003816EC"/>
    <w:rsid w:val="00382CAB"/>
    <w:rsid w:val="00384AA3"/>
    <w:rsid w:val="003859FE"/>
    <w:rsid w:val="0038660D"/>
    <w:rsid w:val="0039107D"/>
    <w:rsid w:val="0039477A"/>
    <w:rsid w:val="00395FBA"/>
    <w:rsid w:val="003A7C22"/>
    <w:rsid w:val="003B351D"/>
    <w:rsid w:val="003B58E5"/>
    <w:rsid w:val="003B5C8C"/>
    <w:rsid w:val="003C49F0"/>
    <w:rsid w:val="003D79B2"/>
    <w:rsid w:val="003E15B9"/>
    <w:rsid w:val="003E63B5"/>
    <w:rsid w:val="003E7A30"/>
    <w:rsid w:val="003F3B13"/>
    <w:rsid w:val="003F6CA9"/>
    <w:rsid w:val="00411E4E"/>
    <w:rsid w:val="00414032"/>
    <w:rsid w:val="004141A0"/>
    <w:rsid w:val="004203A9"/>
    <w:rsid w:val="00421EF0"/>
    <w:rsid w:val="004225D5"/>
    <w:rsid w:val="00432F1F"/>
    <w:rsid w:val="00432F68"/>
    <w:rsid w:val="0043347D"/>
    <w:rsid w:val="00450970"/>
    <w:rsid w:val="004611E6"/>
    <w:rsid w:val="00461F0C"/>
    <w:rsid w:val="00472CAC"/>
    <w:rsid w:val="00475E13"/>
    <w:rsid w:val="00483562"/>
    <w:rsid w:val="00483CF4"/>
    <w:rsid w:val="00490C62"/>
    <w:rsid w:val="00491780"/>
    <w:rsid w:val="00491B40"/>
    <w:rsid w:val="004956BA"/>
    <w:rsid w:val="00496CA1"/>
    <w:rsid w:val="004B484A"/>
    <w:rsid w:val="004C2C81"/>
    <w:rsid w:val="004C3E01"/>
    <w:rsid w:val="004C3EA4"/>
    <w:rsid w:val="004C451E"/>
    <w:rsid w:val="004C4F4E"/>
    <w:rsid w:val="004C607F"/>
    <w:rsid w:val="004D0EF1"/>
    <w:rsid w:val="004D166B"/>
    <w:rsid w:val="004D1EFA"/>
    <w:rsid w:val="004D58EA"/>
    <w:rsid w:val="004E16FF"/>
    <w:rsid w:val="004E34C6"/>
    <w:rsid w:val="004E64FA"/>
    <w:rsid w:val="004F2B0F"/>
    <w:rsid w:val="004F43EA"/>
    <w:rsid w:val="00503F3F"/>
    <w:rsid w:val="0050461E"/>
    <w:rsid w:val="00504814"/>
    <w:rsid w:val="00510AF7"/>
    <w:rsid w:val="005234FC"/>
    <w:rsid w:val="005255D2"/>
    <w:rsid w:val="005276E9"/>
    <w:rsid w:val="00531878"/>
    <w:rsid w:val="00534221"/>
    <w:rsid w:val="00535272"/>
    <w:rsid w:val="00536815"/>
    <w:rsid w:val="0053719F"/>
    <w:rsid w:val="00544DB2"/>
    <w:rsid w:val="00546DED"/>
    <w:rsid w:val="00552471"/>
    <w:rsid w:val="00557549"/>
    <w:rsid w:val="0056425B"/>
    <w:rsid w:val="00565CD1"/>
    <w:rsid w:val="00566539"/>
    <w:rsid w:val="005729D6"/>
    <w:rsid w:val="00572C7E"/>
    <w:rsid w:val="00580138"/>
    <w:rsid w:val="00583189"/>
    <w:rsid w:val="00584021"/>
    <w:rsid w:val="005855CE"/>
    <w:rsid w:val="00586EDF"/>
    <w:rsid w:val="00590D3A"/>
    <w:rsid w:val="00591F2D"/>
    <w:rsid w:val="00595231"/>
    <w:rsid w:val="005A0424"/>
    <w:rsid w:val="005A29FD"/>
    <w:rsid w:val="005B1676"/>
    <w:rsid w:val="005B2CC5"/>
    <w:rsid w:val="005C1068"/>
    <w:rsid w:val="005C75B2"/>
    <w:rsid w:val="005C7A2E"/>
    <w:rsid w:val="005D0120"/>
    <w:rsid w:val="005D03D0"/>
    <w:rsid w:val="005D14B3"/>
    <w:rsid w:val="005E26C9"/>
    <w:rsid w:val="005E343E"/>
    <w:rsid w:val="005E4598"/>
    <w:rsid w:val="005E4CCB"/>
    <w:rsid w:val="005F0EC3"/>
    <w:rsid w:val="005F3F14"/>
    <w:rsid w:val="005F7FC0"/>
    <w:rsid w:val="006023D7"/>
    <w:rsid w:val="00607A47"/>
    <w:rsid w:val="00612BE4"/>
    <w:rsid w:val="0061738E"/>
    <w:rsid w:val="00620D1A"/>
    <w:rsid w:val="00620D3D"/>
    <w:rsid w:val="00624590"/>
    <w:rsid w:val="00630888"/>
    <w:rsid w:val="00632541"/>
    <w:rsid w:val="00633167"/>
    <w:rsid w:val="00633CE9"/>
    <w:rsid w:val="006350BC"/>
    <w:rsid w:val="006375E0"/>
    <w:rsid w:val="00640DDC"/>
    <w:rsid w:val="006457E0"/>
    <w:rsid w:val="00646CD8"/>
    <w:rsid w:val="0065048B"/>
    <w:rsid w:val="00675282"/>
    <w:rsid w:val="006A7542"/>
    <w:rsid w:val="006B13E8"/>
    <w:rsid w:val="006B1512"/>
    <w:rsid w:val="006B4060"/>
    <w:rsid w:val="006C1F40"/>
    <w:rsid w:val="006C4449"/>
    <w:rsid w:val="006D0770"/>
    <w:rsid w:val="006D287F"/>
    <w:rsid w:val="006D4E52"/>
    <w:rsid w:val="006D65D9"/>
    <w:rsid w:val="006D79D4"/>
    <w:rsid w:val="006E20E3"/>
    <w:rsid w:val="006E2E02"/>
    <w:rsid w:val="006E7437"/>
    <w:rsid w:val="006F086D"/>
    <w:rsid w:val="006F2C0D"/>
    <w:rsid w:val="00701A85"/>
    <w:rsid w:val="007021A9"/>
    <w:rsid w:val="00702B8C"/>
    <w:rsid w:val="00711C54"/>
    <w:rsid w:val="00722EBB"/>
    <w:rsid w:val="00732715"/>
    <w:rsid w:val="0073322A"/>
    <w:rsid w:val="00735155"/>
    <w:rsid w:val="007355D2"/>
    <w:rsid w:val="007370A8"/>
    <w:rsid w:val="00745993"/>
    <w:rsid w:val="00747A07"/>
    <w:rsid w:val="00750CAB"/>
    <w:rsid w:val="00753C7E"/>
    <w:rsid w:val="007567B7"/>
    <w:rsid w:val="00764860"/>
    <w:rsid w:val="007662EC"/>
    <w:rsid w:val="00766BB2"/>
    <w:rsid w:val="00766C2E"/>
    <w:rsid w:val="007701F3"/>
    <w:rsid w:val="007704FB"/>
    <w:rsid w:val="00770588"/>
    <w:rsid w:val="007722FF"/>
    <w:rsid w:val="00772391"/>
    <w:rsid w:val="00772CB2"/>
    <w:rsid w:val="00775404"/>
    <w:rsid w:val="00775A4B"/>
    <w:rsid w:val="00775FC8"/>
    <w:rsid w:val="00780441"/>
    <w:rsid w:val="00780488"/>
    <w:rsid w:val="00780C35"/>
    <w:rsid w:val="00784EBA"/>
    <w:rsid w:val="00791B60"/>
    <w:rsid w:val="0079308F"/>
    <w:rsid w:val="00793D90"/>
    <w:rsid w:val="0079465F"/>
    <w:rsid w:val="00794F75"/>
    <w:rsid w:val="00797419"/>
    <w:rsid w:val="00797D25"/>
    <w:rsid w:val="00797F4A"/>
    <w:rsid w:val="007A0388"/>
    <w:rsid w:val="007A3BF7"/>
    <w:rsid w:val="007A504B"/>
    <w:rsid w:val="007B4496"/>
    <w:rsid w:val="007B4B5C"/>
    <w:rsid w:val="007B67E2"/>
    <w:rsid w:val="007D0679"/>
    <w:rsid w:val="007D4934"/>
    <w:rsid w:val="007E0527"/>
    <w:rsid w:val="007E240C"/>
    <w:rsid w:val="007E2993"/>
    <w:rsid w:val="007F04B5"/>
    <w:rsid w:val="007F1053"/>
    <w:rsid w:val="007F243A"/>
    <w:rsid w:val="007F5283"/>
    <w:rsid w:val="007F6923"/>
    <w:rsid w:val="007F7368"/>
    <w:rsid w:val="007F74C8"/>
    <w:rsid w:val="00800EA8"/>
    <w:rsid w:val="00800F4F"/>
    <w:rsid w:val="00802ED3"/>
    <w:rsid w:val="00804B3D"/>
    <w:rsid w:val="0081040D"/>
    <w:rsid w:val="00811790"/>
    <w:rsid w:val="008161FA"/>
    <w:rsid w:val="008213EA"/>
    <w:rsid w:val="00821587"/>
    <w:rsid w:val="0083369C"/>
    <w:rsid w:val="0083482A"/>
    <w:rsid w:val="008455F4"/>
    <w:rsid w:val="00850ECF"/>
    <w:rsid w:val="00852158"/>
    <w:rsid w:val="00852877"/>
    <w:rsid w:val="00852FC4"/>
    <w:rsid w:val="0085394F"/>
    <w:rsid w:val="00853FC7"/>
    <w:rsid w:val="00863D6C"/>
    <w:rsid w:val="00863FE2"/>
    <w:rsid w:val="008640DD"/>
    <w:rsid w:val="0087078E"/>
    <w:rsid w:val="00873F6F"/>
    <w:rsid w:val="008743C5"/>
    <w:rsid w:val="00874F70"/>
    <w:rsid w:val="008768C4"/>
    <w:rsid w:val="00877B49"/>
    <w:rsid w:val="00877DCC"/>
    <w:rsid w:val="00890781"/>
    <w:rsid w:val="00894265"/>
    <w:rsid w:val="00897EE8"/>
    <w:rsid w:val="008A180A"/>
    <w:rsid w:val="008A3EDB"/>
    <w:rsid w:val="008A6D65"/>
    <w:rsid w:val="008B33C8"/>
    <w:rsid w:val="008B6054"/>
    <w:rsid w:val="008B7A24"/>
    <w:rsid w:val="008C3597"/>
    <w:rsid w:val="008C4A1A"/>
    <w:rsid w:val="008C4F32"/>
    <w:rsid w:val="008C53F0"/>
    <w:rsid w:val="008C57F9"/>
    <w:rsid w:val="008D0300"/>
    <w:rsid w:val="008D347C"/>
    <w:rsid w:val="008D4244"/>
    <w:rsid w:val="008D58C2"/>
    <w:rsid w:val="008D5CB2"/>
    <w:rsid w:val="008E2A57"/>
    <w:rsid w:val="008F6B68"/>
    <w:rsid w:val="008F7606"/>
    <w:rsid w:val="00904A9C"/>
    <w:rsid w:val="00914EBC"/>
    <w:rsid w:val="00920250"/>
    <w:rsid w:val="009225E2"/>
    <w:rsid w:val="00926769"/>
    <w:rsid w:val="00927752"/>
    <w:rsid w:val="00930A41"/>
    <w:rsid w:val="00930BC6"/>
    <w:rsid w:val="00932874"/>
    <w:rsid w:val="00937C1D"/>
    <w:rsid w:val="009413A6"/>
    <w:rsid w:val="00942D8B"/>
    <w:rsid w:val="00947DDC"/>
    <w:rsid w:val="00951381"/>
    <w:rsid w:val="00952D29"/>
    <w:rsid w:val="009628E2"/>
    <w:rsid w:val="0096560F"/>
    <w:rsid w:val="00972382"/>
    <w:rsid w:val="0098222C"/>
    <w:rsid w:val="00982E23"/>
    <w:rsid w:val="0098426C"/>
    <w:rsid w:val="00990595"/>
    <w:rsid w:val="0099096B"/>
    <w:rsid w:val="0099177A"/>
    <w:rsid w:val="00993C5E"/>
    <w:rsid w:val="009959F0"/>
    <w:rsid w:val="009A0E28"/>
    <w:rsid w:val="009A287B"/>
    <w:rsid w:val="009A7F59"/>
    <w:rsid w:val="009B24C6"/>
    <w:rsid w:val="009B4EF7"/>
    <w:rsid w:val="009B4FD7"/>
    <w:rsid w:val="009B6C4B"/>
    <w:rsid w:val="009B7127"/>
    <w:rsid w:val="009C730D"/>
    <w:rsid w:val="009D3012"/>
    <w:rsid w:val="009D70BF"/>
    <w:rsid w:val="009D7A1E"/>
    <w:rsid w:val="009D7D2F"/>
    <w:rsid w:val="009F3C68"/>
    <w:rsid w:val="00A02F05"/>
    <w:rsid w:val="00A04707"/>
    <w:rsid w:val="00A05775"/>
    <w:rsid w:val="00A06736"/>
    <w:rsid w:val="00A079E6"/>
    <w:rsid w:val="00A07C2F"/>
    <w:rsid w:val="00A25866"/>
    <w:rsid w:val="00A305C1"/>
    <w:rsid w:val="00A32F2B"/>
    <w:rsid w:val="00A338BF"/>
    <w:rsid w:val="00A3392C"/>
    <w:rsid w:val="00A45DCD"/>
    <w:rsid w:val="00A55795"/>
    <w:rsid w:val="00A638C7"/>
    <w:rsid w:val="00A658A4"/>
    <w:rsid w:val="00A71942"/>
    <w:rsid w:val="00A728B8"/>
    <w:rsid w:val="00A74644"/>
    <w:rsid w:val="00A747C6"/>
    <w:rsid w:val="00A7497B"/>
    <w:rsid w:val="00A74F81"/>
    <w:rsid w:val="00A81B72"/>
    <w:rsid w:val="00A85C00"/>
    <w:rsid w:val="00A87C25"/>
    <w:rsid w:val="00A90665"/>
    <w:rsid w:val="00A91188"/>
    <w:rsid w:val="00A918DF"/>
    <w:rsid w:val="00A92B81"/>
    <w:rsid w:val="00A94D92"/>
    <w:rsid w:val="00AA111B"/>
    <w:rsid w:val="00AA26DC"/>
    <w:rsid w:val="00AA3E16"/>
    <w:rsid w:val="00AA4587"/>
    <w:rsid w:val="00AA4F00"/>
    <w:rsid w:val="00AB34F4"/>
    <w:rsid w:val="00AB3532"/>
    <w:rsid w:val="00AB3E70"/>
    <w:rsid w:val="00AB5B63"/>
    <w:rsid w:val="00AB6E3B"/>
    <w:rsid w:val="00AC0576"/>
    <w:rsid w:val="00AC125C"/>
    <w:rsid w:val="00AC5735"/>
    <w:rsid w:val="00AC5F2B"/>
    <w:rsid w:val="00AC68CA"/>
    <w:rsid w:val="00AC7022"/>
    <w:rsid w:val="00AD2647"/>
    <w:rsid w:val="00AD31AB"/>
    <w:rsid w:val="00AD7324"/>
    <w:rsid w:val="00AE7860"/>
    <w:rsid w:val="00B03392"/>
    <w:rsid w:val="00B10383"/>
    <w:rsid w:val="00B12C74"/>
    <w:rsid w:val="00B136F0"/>
    <w:rsid w:val="00B174AF"/>
    <w:rsid w:val="00B17D46"/>
    <w:rsid w:val="00B24E0D"/>
    <w:rsid w:val="00B25F83"/>
    <w:rsid w:val="00B3119D"/>
    <w:rsid w:val="00B41362"/>
    <w:rsid w:val="00B61885"/>
    <w:rsid w:val="00B63AFA"/>
    <w:rsid w:val="00B64E43"/>
    <w:rsid w:val="00B6724C"/>
    <w:rsid w:val="00B71C1C"/>
    <w:rsid w:val="00B72E7D"/>
    <w:rsid w:val="00B7526E"/>
    <w:rsid w:val="00B83E7B"/>
    <w:rsid w:val="00B83F3E"/>
    <w:rsid w:val="00B906A1"/>
    <w:rsid w:val="00B91854"/>
    <w:rsid w:val="00B932FC"/>
    <w:rsid w:val="00B93337"/>
    <w:rsid w:val="00BA15CD"/>
    <w:rsid w:val="00BA1876"/>
    <w:rsid w:val="00BA1A2B"/>
    <w:rsid w:val="00BA1FF0"/>
    <w:rsid w:val="00BA3845"/>
    <w:rsid w:val="00BA6145"/>
    <w:rsid w:val="00BA71B2"/>
    <w:rsid w:val="00BB1867"/>
    <w:rsid w:val="00BB5E38"/>
    <w:rsid w:val="00BC1095"/>
    <w:rsid w:val="00BC2737"/>
    <w:rsid w:val="00BC34C7"/>
    <w:rsid w:val="00BE1111"/>
    <w:rsid w:val="00BE7A50"/>
    <w:rsid w:val="00BF638A"/>
    <w:rsid w:val="00C02DA4"/>
    <w:rsid w:val="00C0639D"/>
    <w:rsid w:val="00C0750B"/>
    <w:rsid w:val="00C07AD6"/>
    <w:rsid w:val="00C12710"/>
    <w:rsid w:val="00C12CD7"/>
    <w:rsid w:val="00C20EFF"/>
    <w:rsid w:val="00C33072"/>
    <w:rsid w:val="00C37BC0"/>
    <w:rsid w:val="00C411EA"/>
    <w:rsid w:val="00C518C7"/>
    <w:rsid w:val="00C56692"/>
    <w:rsid w:val="00C60D10"/>
    <w:rsid w:val="00C61099"/>
    <w:rsid w:val="00C62373"/>
    <w:rsid w:val="00C720CF"/>
    <w:rsid w:val="00C77BF3"/>
    <w:rsid w:val="00C83795"/>
    <w:rsid w:val="00C86C92"/>
    <w:rsid w:val="00C94F16"/>
    <w:rsid w:val="00C95CB4"/>
    <w:rsid w:val="00C9782B"/>
    <w:rsid w:val="00CA0D61"/>
    <w:rsid w:val="00CA757E"/>
    <w:rsid w:val="00CB1571"/>
    <w:rsid w:val="00CB4825"/>
    <w:rsid w:val="00CB49D0"/>
    <w:rsid w:val="00CB4D8B"/>
    <w:rsid w:val="00CB4DA9"/>
    <w:rsid w:val="00CC37F3"/>
    <w:rsid w:val="00CD52A4"/>
    <w:rsid w:val="00CD6630"/>
    <w:rsid w:val="00CE24C9"/>
    <w:rsid w:val="00CE5B1A"/>
    <w:rsid w:val="00CF083A"/>
    <w:rsid w:val="00CF6098"/>
    <w:rsid w:val="00CF6EA3"/>
    <w:rsid w:val="00D02D54"/>
    <w:rsid w:val="00D04A5D"/>
    <w:rsid w:val="00D06301"/>
    <w:rsid w:val="00D077EF"/>
    <w:rsid w:val="00D10D04"/>
    <w:rsid w:val="00D117CC"/>
    <w:rsid w:val="00D12B8E"/>
    <w:rsid w:val="00D20189"/>
    <w:rsid w:val="00D22568"/>
    <w:rsid w:val="00D23262"/>
    <w:rsid w:val="00D2379E"/>
    <w:rsid w:val="00D30652"/>
    <w:rsid w:val="00D556A7"/>
    <w:rsid w:val="00D56DF1"/>
    <w:rsid w:val="00D619FD"/>
    <w:rsid w:val="00D6315F"/>
    <w:rsid w:val="00D63DFE"/>
    <w:rsid w:val="00D6612E"/>
    <w:rsid w:val="00D666D1"/>
    <w:rsid w:val="00D75745"/>
    <w:rsid w:val="00D80465"/>
    <w:rsid w:val="00D83F31"/>
    <w:rsid w:val="00D96F28"/>
    <w:rsid w:val="00D97A08"/>
    <w:rsid w:val="00DA4B9E"/>
    <w:rsid w:val="00DB4A5F"/>
    <w:rsid w:val="00DC1CA2"/>
    <w:rsid w:val="00DC53E0"/>
    <w:rsid w:val="00DD0FAC"/>
    <w:rsid w:val="00DD54F7"/>
    <w:rsid w:val="00DE168E"/>
    <w:rsid w:val="00DE23A2"/>
    <w:rsid w:val="00DE40D7"/>
    <w:rsid w:val="00DE52F7"/>
    <w:rsid w:val="00DF0646"/>
    <w:rsid w:val="00DF1650"/>
    <w:rsid w:val="00DF174F"/>
    <w:rsid w:val="00DF24B8"/>
    <w:rsid w:val="00DF3943"/>
    <w:rsid w:val="00E00CCB"/>
    <w:rsid w:val="00E050AF"/>
    <w:rsid w:val="00E05312"/>
    <w:rsid w:val="00E07ABB"/>
    <w:rsid w:val="00E105EC"/>
    <w:rsid w:val="00E13075"/>
    <w:rsid w:val="00E1617F"/>
    <w:rsid w:val="00E1654F"/>
    <w:rsid w:val="00E166E8"/>
    <w:rsid w:val="00E20921"/>
    <w:rsid w:val="00E305BE"/>
    <w:rsid w:val="00E30D85"/>
    <w:rsid w:val="00E3118B"/>
    <w:rsid w:val="00E32503"/>
    <w:rsid w:val="00E36B20"/>
    <w:rsid w:val="00E4308E"/>
    <w:rsid w:val="00E443A4"/>
    <w:rsid w:val="00E45BA0"/>
    <w:rsid w:val="00E46434"/>
    <w:rsid w:val="00E46666"/>
    <w:rsid w:val="00E637FC"/>
    <w:rsid w:val="00E64DA8"/>
    <w:rsid w:val="00E65F72"/>
    <w:rsid w:val="00E765E6"/>
    <w:rsid w:val="00E80DDA"/>
    <w:rsid w:val="00E81199"/>
    <w:rsid w:val="00E8658A"/>
    <w:rsid w:val="00E9074E"/>
    <w:rsid w:val="00EA0CB2"/>
    <w:rsid w:val="00EA12D7"/>
    <w:rsid w:val="00EA3CB5"/>
    <w:rsid w:val="00EA47F1"/>
    <w:rsid w:val="00EA491B"/>
    <w:rsid w:val="00EA4976"/>
    <w:rsid w:val="00EB0FF0"/>
    <w:rsid w:val="00EB1F21"/>
    <w:rsid w:val="00EB1FD0"/>
    <w:rsid w:val="00EC2126"/>
    <w:rsid w:val="00EC5943"/>
    <w:rsid w:val="00EC5DB2"/>
    <w:rsid w:val="00EC692A"/>
    <w:rsid w:val="00ED017A"/>
    <w:rsid w:val="00ED1FA4"/>
    <w:rsid w:val="00ED37A9"/>
    <w:rsid w:val="00ED3ED1"/>
    <w:rsid w:val="00ED4A7C"/>
    <w:rsid w:val="00ED5446"/>
    <w:rsid w:val="00ED66D1"/>
    <w:rsid w:val="00EE2670"/>
    <w:rsid w:val="00EE7D12"/>
    <w:rsid w:val="00EF03E0"/>
    <w:rsid w:val="00EF1469"/>
    <w:rsid w:val="00F059ED"/>
    <w:rsid w:val="00F05E5E"/>
    <w:rsid w:val="00F133B0"/>
    <w:rsid w:val="00F175F1"/>
    <w:rsid w:val="00F175F9"/>
    <w:rsid w:val="00F226B2"/>
    <w:rsid w:val="00F2442B"/>
    <w:rsid w:val="00F254B0"/>
    <w:rsid w:val="00F32003"/>
    <w:rsid w:val="00F372F9"/>
    <w:rsid w:val="00F4359D"/>
    <w:rsid w:val="00F44BFD"/>
    <w:rsid w:val="00F44C1D"/>
    <w:rsid w:val="00F46F59"/>
    <w:rsid w:val="00F5065A"/>
    <w:rsid w:val="00F518A2"/>
    <w:rsid w:val="00F519C0"/>
    <w:rsid w:val="00F52291"/>
    <w:rsid w:val="00F62061"/>
    <w:rsid w:val="00F62965"/>
    <w:rsid w:val="00F67862"/>
    <w:rsid w:val="00F7059D"/>
    <w:rsid w:val="00F71924"/>
    <w:rsid w:val="00F7281E"/>
    <w:rsid w:val="00F73EEF"/>
    <w:rsid w:val="00F755D8"/>
    <w:rsid w:val="00F75D3F"/>
    <w:rsid w:val="00F8297C"/>
    <w:rsid w:val="00F87C76"/>
    <w:rsid w:val="00F90269"/>
    <w:rsid w:val="00FA2A53"/>
    <w:rsid w:val="00FA322F"/>
    <w:rsid w:val="00FA4022"/>
    <w:rsid w:val="00FA4A15"/>
    <w:rsid w:val="00FA67FA"/>
    <w:rsid w:val="00FA74DF"/>
    <w:rsid w:val="00FB21F0"/>
    <w:rsid w:val="00FB5C3B"/>
    <w:rsid w:val="00FB62BA"/>
    <w:rsid w:val="00FC6390"/>
    <w:rsid w:val="00FC656C"/>
    <w:rsid w:val="00FD21D6"/>
    <w:rsid w:val="00FD4A40"/>
    <w:rsid w:val="00FE096E"/>
    <w:rsid w:val="00FE1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FA47AF-1C2B-4FEA-8A92-E0831FA4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F2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B41B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36B2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E3250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1BB"/>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link w:val="ListParagraphChar"/>
    <w:uiPriority w:val="34"/>
    <w:qFormat/>
    <w:rsid w:val="00863FE2"/>
    <w:pPr>
      <w:ind w:left="720"/>
      <w:contextualSpacing/>
    </w:pPr>
  </w:style>
  <w:style w:type="character" w:customStyle="1" w:styleId="Heading3Char">
    <w:name w:val="Heading 3 Char"/>
    <w:basedOn w:val="DefaultParagraphFont"/>
    <w:link w:val="Heading3"/>
    <w:uiPriority w:val="9"/>
    <w:rsid w:val="00E36B20"/>
    <w:rPr>
      <w:rFonts w:asciiTheme="majorHAnsi" w:eastAsiaTheme="majorEastAsia" w:hAnsiTheme="majorHAnsi" w:cstheme="majorBidi"/>
      <w:color w:val="294E1C" w:themeColor="accent1" w:themeShade="7F"/>
      <w:sz w:val="24"/>
      <w:szCs w:val="24"/>
    </w:rPr>
  </w:style>
  <w:style w:type="paragraph" w:customStyle="1" w:styleId="3h3-red">
    <w:name w:val="3.h3-red"/>
    <w:basedOn w:val="Heading3"/>
    <w:link w:val="3h3-redChar"/>
    <w:qFormat/>
    <w:rsid w:val="00ED5446"/>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table" w:styleId="TableGrid">
    <w:name w:val="Table Grid"/>
    <w:basedOn w:val="TableNormal"/>
    <w:uiPriority w:val="39"/>
    <w:rsid w:val="00982E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h3-redChar">
    <w:name w:val="3.h3-red Char"/>
    <w:basedOn w:val="Heading3Char"/>
    <w:link w:val="3h3-red"/>
    <w:rsid w:val="00ED5446"/>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paragraph" w:customStyle="1" w:styleId="2h2-green">
    <w:name w:val="2.h2- green"/>
    <w:basedOn w:val="Heading2"/>
    <w:link w:val="2h2-greenChar"/>
    <w:qFormat/>
    <w:rsid w:val="00336C5D"/>
    <w:rPr>
      <w:b/>
      <w:color w:val="0989B1"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D06301"/>
    <w:rPr>
      <w:rFonts w:ascii="Segoe UI Emoji" w:hAnsi="Segoe UI Emoji"/>
      <w:sz w:val="28"/>
      <w:lang w:val="en-US"/>
    </w:rPr>
  </w:style>
  <w:style w:type="character" w:customStyle="1" w:styleId="2h2-greenChar">
    <w:name w:val="2.h2- green Char"/>
    <w:basedOn w:val="Heading2Char"/>
    <w:link w:val="2h2-green"/>
    <w:rsid w:val="00336C5D"/>
    <w:rPr>
      <w:rFonts w:asciiTheme="majorHAnsi" w:eastAsiaTheme="majorEastAsia" w:hAnsiTheme="majorHAnsi"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D06301"/>
    <w:rPr>
      <w:rFonts w:ascii="Segoe UI Emoji" w:hAnsi="Segoe UI Emoji"/>
      <w:sz w:val="28"/>
      <w:lang w:val="en-US"/>
    </w:rPr>
  </w:style>
  <w:style w:type="character" w:customStyle="1" w:styleId="Heading1Char">
    <w:name w:val="Heading 1 Char"/>
    <w:basedOn w:val="DefaultParagraphFont"/>
    <w:link w:val="Heading1"/>
    <w:uiPriority w:val="9"/>
    <w:rsid w:val="00D96F28"/>
    <w:rPr>
      <w:rFonts w:asciiTheme="majorHAnsi" w:eastAsiaTheme="majorEastAsia" w:hAnsiTheme="majorHAnsi" w:cstheme="majorBidi"/>
      <w:color w:val="3E762A" w:themeColor="accent1" w:themeShade="BF"/>
      <w:sz w:val="32"/>
      <w:szCs w:val="32"/>
    </w:rPr>
  </w:style>
  <w:style w:type="paragraph" w:styleId="HTMLPreformatted">
    <w:name w:val="HTML Preformatted"/>
    <w:basedOn w:val="Normal"/>
    <w:link w:val="HTMLPreformattedChar"/>
    <w:uiPriority w:val="99"/>
    <w:semiHidden/>
    <w:unhideWhenUsed/>
    <w:rsid w:val="0092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20250"/>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E32503"/>
    <w:rPr>
      <w:rFonts w:asciiTheme="majorHAnsi" w:eastAsiaTheme="majorEastAsia" w:hAnsiTheme="majorHAnsi" w:cstheme="majorBidi"/>
      <w:i/>
      <w:iCs/>
      <w:color w:val="3E762A" w:themeColor="accent1" w:themeShade="BF"/>
    </w:rPr>
  </w:style>
  <w:style w:type="paragraph" w:styleId="Header">
    <w:name w:val="header"/>
    <w:basedOn w:val="Normal"/>
    <w:link w:val="HeaderChar"/>
    <w:uiPriority w:val="99"/>
    <w:unhideWhenUsed/>
    <w:rsid w:val="00775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A4B"/>
  </w:style>
  <w:style w:type="paragraph" w:styleId="Footer">
    <w:name w:val="footer"/>
    <w:basedOn w:val="Normal"/>
    <w:link w:val="FooterChar"/>
    <w:uiPriority w:val="99"/>
    <w:unhideWhenUsed/>
    <w:rsid w:val="00775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A4B"/>
  </w:style>
  <w:style w:type="paragraph" w:customStyle="1" w:styleId="0normal-segoeui">
    <w:name w:val="0.normal-segoe ui"/>
    <w:basedOn w:val="Normal"/>
    <w:rsid w:val="000F14A1"/>
    <w:pPr>
      <w:numPr>
        <w:ilvl w:val="1"/>
        <w:numId w:val="10"/>
      </w:numPr>
      <w:shd w:val="clear" w:color="auto" w:fill="FFFFFF"/>
      <w:spacing w:before="100" w:beforeAutospacing="1" w:after="100" w:afterAutospacing="1" w:line="240" w:lineRule="auto"/>
      <w:ind w:left="720"/>
    </w:pPr>
    <w:rPr>
      <w:rFonts w:ascii="Segoe UI Emoji" w:hAnsi="Segoe UI Emoji"/>
      <w:color w:val="333333"/>
      <w:shd w:val="clear" w:color="auto" w:fill="FFFFFF"/>
    </w:rPr>
  </w:style>
  <w:style w:type="paragraph" w:customStyle="1" w:styleId="h2-blue">
    <w:name w:val="h2-blue"/>
    <w:basedOn w:val="2h2-green"/>
    <w:link w:val="h2-blueChar"/>
    <w:qFormat/>
    <w:rsid w:val="009D7D2F"/>
    <w:rPr>
      <w:rFonts w:ascii="Comic Sans MS" w:hAnsi="Comic Sans MS"/>
      <w14:textOutline w14:w="9525" w14:cap="rnd" w14:cmpd="sng" w14:algn="ctr">
        <w14:solidFill>
          <w14:srgbClr w14:val="FFFF00"/>
        </w14:solidFill>
        <w14:prstDash w14:val="solid"/>
        <w14:bevel/>
      </w14:textOutline>
    </w:rPr>
  </w:style>
  <w:style w:type="character" w:customStyle="1" w:styleId="h2-blueChar">
    <w:name w:val="h2-blue Char"/>
    <w:basedOn w:val="2h2-greenChar"/>
    <w:link w:val="h2-blue"/>
    <w:rsid w:val="009D7D2F"/>
    <w:rPr>
      <w:rFonts w:ascii="Comic Sans MS" w:eastAsiaTheme="majorEastAsia" w:hAnsi="Comic Sans MS"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rgbClr w14:val="FFFF00"/>
        </w14:solidFill>
        <w14:prstDash w14:val="solid"/>
        <w14:bevel/>
      </w14:textOutline>
    </w:rPr>
  </w:style>
  <w:style w:type="paragraph" w:styleId="NormalWeb">
    <w:name w:val="Normal (Web)"/>
    <w:basedOn w:val="Normal"/>
    <w:uiPriority w:val="99"/>
    <w:semiHidden/>
    <w:unhideWhenUsed/>
    <w:rsid w:val="00572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72CAC"/>
    <w:rPr>
      <w:color w:val="6B9F25" w:themeColor="hyperlink"/>
      <w:u w:val="single"/>
    </w:rPr>
  </w:style>
  <w:style w:type="character" w:styleId="HTMLCode">
    <w:name w:val="HTML Code"/>
    <w:basedOn w:val="DefaultParagraphFont"/>
    <w:uiPriority w:val="99"/>
    <w:semiHidden/>
    <w:unhideWhenUsed/>
    <w:rsid w:val="00DC53E0"/>
    <w:rPr>
      <w:rFonts w:ascii="Courier New" w:eastAsia="Times New Roman" w:hAnsi="Courier New" w:cs="Courier New"/>
      <w:sz w:val="20"/>
      <w:szCs w:val="20"/>
    </w:rPr>
  </w:style>
  <w:style w:type="paragraph" w:customStyle="1" w:styleId="norm-blue">
    <w:name w:val="norm-blue"/>
    <w:basedOn w:val="0normal-segoefont"/>
    <w:link w:val="norm-blueChar"/>
    <w:qFormat/>
    <w:rsid w:val="00791B60"/>
    <w:rPr>
      <w:rFonts w:ascii="High Tower Text" w:hAnsi="High Tower Text"/>
      <w:color w:val="7030A0"/>
      <w:sz w:val="40"/>
      <w:szCs w:val="40"/>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character" w:styleId="Strong">
    <w:name w:val="Strong"/>
    <w:basedOn w:val="DefaultParagraphFont"/>
    <w:uiPriority w:val="22"/>
    <w:qFormat/>
    <w:rsid w:val="00421EF0"/>
    <w:rPr>
      <w:b/>
      <w:bCs/>
    </w:rPr>
  </w:style>
  <w:style w:type="character" w:customStyle="1" w:styleId="norm-blueChar">
    <w:name w:val="norm-blue Char"/>
    <w:basedOn w:val="0normal-segoefontChar"/>
    <w:link w:val="norm-blue"/>
    <w:rsid w:val="00791B60"/>
    <w:rPr>
      <w:rFonts w:ascii="High Tower Text" w:hAnsi="High Tower Text"/>
      <w:color w:val="7030A0"/>
      <w:sz w:val="40"/>
      <w:szCs w:val="40"/>
      <w:lang w:val="en-US"/>
      <w14:glow w14:rad="139700">
        <w14:schemeClr w14:val="accent5">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character" w:customStyle="1" w:styleId="ListParagraphChar">
    <w:name w:val="List Paragraph Char"/>
    <w:basedOn w:val="DefaultParagraphFont"/>
    <w:link w:val="ListParagraph"/>
    <w:uiPriority w:val="34"/>
    <w:rsid w:val="00034AC3"/>
  </w:style>
  <w:style w:type="paragraph" w:customStyle="1" w:styleId="h3-lime">
    <w:name w:val="h3-lime"/>
    <w:basedOn w:val="3h3-red"/>
    <w:link w:val="h3-limeChar"/>
    <w:qFormat/>
    <w:rsid w:val="00C720CF"/>
    <w:rPr>
      <w:rFonts w:ascii="Comic Sans MS" w:hAnsi="Comic Sans MS"/>
      <w:b/>
      <w:color w:val="C0CF3A" w:themeColor="accent3"/>
      <w:sz w:val="56"/>
      <w14:glow w14:rad="139700">
        <w14:schemeClr w14:val="accent3">
          <w14:alpha w14:val="60000"/>
          <w14:satMod w14:val="175000"/>
        </w14:schemeClr>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style>
  <w:style w:type="character" w:customStyle="1" w:styleId="h3-limeChar">
    <w:name w:val="h3-lime Char"/>
    <w:basedOn w:val="3h3-redChar"/>
    <w:link w:val="h3-lime"/>
    <w:rsid w:val="00C720CF"/>
    <w:rPr>
      <w:rFonts w:ascii="Comic Sans MS" w:eastAsiaTheme="majorEastAsia" w:hAnsi="Comic Sans MS" w:cstheme="majorBidi"/>
      <w:b/>
      <w:color w:val="C0CF3A" w:themeColor="accent3"/>
      <w:sz w:val="56"/>
      <w:szCs w:val="24"/>
      <w:lang w:val="en-US"/>
      <w14:glow w14:rad="139700">
        <w14:schemeClr w14:val="accent3">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jpfdse">
    <w:name w:val="jpfdse"/>
    <w:basedOn w:val="DefaultParagraphFont"/>
    <w:rsid w:val="0018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11195">
      <w:bodyDiv w:val="1"/>
      <w:marLeft w:val="0"/>
      <w:marRight w:val="0"/>
      <w:marTop w:val="0"/>
      <w:marBottom w:val="0"/>
      <w:divBdr>
        <w:top w:val="none" w:sz="0" w:space="0" w:color="auto"/>
        <w:left w:val="none" w:sz="0" w:space="0" w:color="auto"/>
        <w:bottom w:val="none" w:sz="0" w:space="0" w:color="auto"/>
        <w:right w:val="none" w:sz="0" w:space="0" w:color="auto"/>
      </w:divBdr>
    </w:div>
    <w:div w:id="55665485">
      <w:bodyDiv w:val="1"/>
      <w:marLeft w:val="0"/>
      <w:marRight w:val="0"/>
      <w:marTop w:val="0"/>
      <w:marBottom w:val="0"/>
      <w:divBdr>
        <w:top w:val="none" w:sz="0" w:space="0" w:color="auto"/>
        <w:left w:val="none" w:sz="0" w:space="0" w:color="auto"/>
        <w:bottom w:val="none" w:sz="0" w:space="0" w:color="auto"/>
        <w:right w:val="none" w:sz="0" w:space="0" w:color="auto"/>
      </w:divBdr>
    </w:div>
    <w:div w:id="344795213">
      <w:bodyDiv w:val="1"/>
      <w:marLeft w:val="0"/>
      <w:marRight w:val="0"/>
      <w:marTop w:val="0"/>
      <w:marBottom w:val="0"/>
      <w:divBdr>
        <w:top w:val="none" w:sz="0" w:space="0" w:color="auto"/>
        <w:left w:val="none" w:sz="0" w:space="0" w:color="auto"/>
        <w:bottom w:val="none" w:sz="0" w:space="0" w:color="auto"/>
        <w:right w:val="none" w:sz="0" w:space="0" w:color="auto"/>
      </w:divBdr>
    </w:div>
    <w:div w:id="488789131">
      <w:bodyDiv w:val="1"/>
      <w:marLeft w:val="0"/>
      <w:marRight w:val="0"/>
      <w:marTop w:val="0"/>
      <w:marBottom w:val="0"/>
      <w:divBdr>
        <w:top w:val="none" w:sz="0" w:space="0" w:color="auto"/>
        <w:left w:val="none" w:sz="0" w:space="0" w:color="auto"/>
        <w:bottom w:val="none" w:sz="0" w:space="0" w:color="auto"/>
        <w:right w:val="none" w:sz="0" w:space="0" w:color="auto"/>
      </w:divBdr>
    </w:div>
    <w:div w:id="534586694">
      <w:bodyDiv w:val="1"/>
      <w:marLeft w:val="0"/>
      <w:marRight w:val="0"/>
      <w:marTop w:val="0"/>
      <w:marBottom w:val="0"/>
      <w:divBdr>
        <w:top w:val="none" w:sz="0" w:space="0" w:color="auto"/>
        <w:left w:val="none" w:sz="0" w:space="0" w:color="auto"/>
        <w:bottom w:val="none" w:sz="0" w:space="0" w:color="auto"/>
        <w:right w:val="none" w:sz="0" w:space="0" w:color="auto"/>
      </w:divBdr>
    </w:div>
    <w:div w:id="768743719">
      <w:bodyDiv w:val="1"/>
      <w:marLeft w:val="0"/>
      <w:marRight w:val="0"/>
      <w:marTop w:val="0"/>
      <w:marBottom w:val="0"/>
      <w:divBdr>
        <w:top w:val="none" w:sz="0" w:space="0" w:color="auto"/>
        <w:left w:val="none" w:sz="0" w:space="0" w:color="auto"/>
        <w:bottom w:val="none" w:sz="0" w:space="0" w:color="auto"/>
        <w:right w:val="none" w:sz="0" w:space="0" w:color="auto"/>
      </w:divBdr>
    </w:div>
    <w:div w:id="1179465322">
      <w:bodyDiv w:val="1"/>
      <w:marLeft w:val="0"/>
      <w:marRight w:val="0"/>
      <w:marTop w:val="0"/>
      <w:marBottom w:val="0"/>
      <w:divBdr>
        <w:top w:val="none" w:sz="0" w:space="0" w:color="auto"/>
        <w:left w:val="none" w:sz="0" w:space="0" w:color="auto"/>
        <w:bottom w:val="none" w:sz="0" w:space="0" w:color="auto"/>
        <w:right w:val="none" w:sz="0" w:space="0" w:color="auto"/>
      </w:divBdr>
    </w:div>
    <w:div w:id="1260332665">
      <w:bodyDiv w:val="1"/>
      <w:marLeft w:val="0"/>
      <w:marRight w:val="0"/>
      <w:marTop w:val="0"/>
      <w:marBottom w:val="0"/>
      <w:divBdr>
        <w:top w:val="none" w:sz="0" w:space="0" w:color="auto"/>
        <w:left w:val="none" w:sz="0" w:space="0" w:color="auto"/>
        <w:bottom w:val="none" w:sz="0" w:space="0" w:color="auto"/>
        <w:right w:val="none" w:sz="0" w:space="0" w:color="auto"/>
      </w:divBdr>
    </w:div>
    <w:div w:id="1454861879">
      <w:bodyDiv w:val="1"/>
      <w:marLeft w:val="0"/>
      <w:marRight w:val="0"/>
      <w:marTop w:val="0"/>
      <w:marBottom w:val="0"/>
      <w:divBdr>
        <w:top w:val="none" w:sz="0" w:space="0" w:color="auto"/>
        <w:left w:val="none" w:sz="0" w:space="0" w:color="auto"/>
        <w:bottom w:val="none" w:sz="0" w:space="0" w:color="auto"/>
        <w:right w:val="none" w:sz="0" w:space="0" w:color="auto"/>
      </w:divBdr>
    </w:div>
    <w:div w:id="1521042864">
      <w:bodyDiv w:val="1"/>
      <w:marLeft w:val="0"/>
      <w:marRight w:val="0"/>
      <w:marTop w:val="0"/>
      <w:marBottom w:val="0"/>
      <w:divBdr>
        <w:top w:val="none" w:sz="0" w:space="0" w:color="auto"/>
        <w:left w:val="none" w:sz="0" w:space="0" w:color="auto"/>
        <w:bottom w:val="none" w:sz="0" w:space="0" w:color="auto"/>
        <w:right w:val="none" w:sz="0" w:space="0" w:color="auto"/>
      </w:divBdr>
    </w:div>
    <w:div w:id="1946041032">
      <w:bodyDiv w:val="1"/>
      <w:marLeft w:val="0"/>
      <w:marRight w:val="0"/>
      <w:marTop w:val="0"/>
      <w:marBottom w:val="0"/>
      <w:divBdr>
        <w:top w:val="none" w:sz="0" w:space="0" w:color="auto"/>
        <w:left w:val="none" w:sz="0" w:space="0" w:color="auto"/>
        <w:bottom w:val="none" w:sz="0" w:space="0" w:color="auto"/>
        <w:right w:val="none" w:sz="0" w:space="0" w:color="auto"/>
      </w:divBdr>
    </w:div>
    <w:div w:id="2112121953">
      <w:bodyDiv w:val="1"/>
      <w:marLeft w:val="0"/>
      <w:marRight w:val="0"/>
      <w:marTop w:val="0"/>
      <w:marBottom w:val="0"/>
      <w:divBdr>
        <w:top w:val="none" w:sz="0" w:space="0" w:color="auto"/>
        <w:left w:val="none" w:sz="0" w:space="0" w:color="auto"/>
        <w:bottom w:val="none" w:sz="0" w:space="0" w:color="auto"/>
        <w:right w:val="none" w:sz="0" w:space="0" w:color="auto"/>
      </w:divBdr>
      <w:divsChild>
        <w:div w:id="204290335">
          <w:marLeft w:val="547"/>
          <w:marRight w:val="0"/>
          <w:marTop w:val="0"/>
          <w:marBottom w:val="0"/>
          <w:divBdr>
            <w:top w:val="none" w:sz="0" w:space="0" w:color="auto"/>
            <w:left w:val="none" w:sz="0" w:space="0" w:color="auto"/>
            <w:bottom w:val="none" w:sz="0" w:space="0" w:color="auto"/>
            <w:right w:val="none" w:sz="0" w:space="0" w:color="auto"/>
          </w:divBdr>
        </w:div>
      </w:divsChild>
    </w:div>
    <w:div w:id="214473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diagramData" Target="diagrams/data2.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diagramColors" Target="diagrams/colors2.xml"/><Relationship Id="rId47" Type="http://schemas.openxmlformats.org/officeDocument/2006/relationships/diagramColors" Target="diagrams/colors3.xm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diagramLayout" Target="diagrams/layout2.xml"/><Relationship Id="rId45" Type="http://schemas.openxmlformats.org/officeDocument/2006/relationships/diagramLayout" Target="diagrams/layout3.xm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07/relationships/diagramDrawing" Target="diagrams/drawing2.xml"/><Relationship Id="rId48" Type="http://schemas.microsoft.com/office/2007/relationships/diagramDrawing" Target="diagrams/drawing3.xml"/><Relationship Id="rId56" Type="http://schemas.openxmlformats.org/officeDocument/2006/relationships/image" Target="media/image32.png"/><Relationship Id="rId8" Type="http://schemas.openxmlformats.org/officeDocument/2006/relationships/hyperlink" Target="https://www.conduktor.io/kafka/kafka-topics-internals-segments-and-indexes/"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diagramQuickStyle" Target="diagrams/quickStyle3.xm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diagramQuickStyle" Target="diagrams/quickStyle2.xm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diagramData" Target="diagrams/data3.xml"/><Relationship Id="rId52" Type="http://schemas.openxmlformats.org/officeDocument/2006/relationships/image" Target="media/image28.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conduktor.io/kafka/kafka-options-explore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425EF6-E004-4D9F-A116-6C0A586570E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5E8FAD60-6C80-4A01-BE6A-ADBE5DED76EF}">
      <dgm:prSet phldrT="[Text]"/>
      <dgm:spPr/>
      <dgm:t>
        <a:bodyPr/>
        <a:lstStyle/>
        <a:p>
          <a:r>
            <a:rPr lang="en-IN"/>
            <a:t>amazon orders </a:t>
          </a:r>
        </a:p>
      </dgm:t>
    </dgm:pt>
    <dgm:pt modelId="{B682DB2B-9339-48F6-B87B-81B5DDCD7F94}" type="parTrans" cxnId="{0F495330-B2CC-418F-B7D4-1F4913FEA791}">
      <dgm:prSet/>
      <dgm:spPr/>
      <dgm:t>
        <a:bodyPr/>
        <a:lstStyle/>
        <a:p>
          <a:endParaRPr lang="en-IN"/>
        </a:p>
      </dgm:t>
    </dgm:pt>
    <dgm:pt modelId="{B4810A66-A99C-4477-90AF-3C68454AD700}" type="sibTrans" cxnId="{0F495330-B2CC-418F-B7D4-1F4913FEA791}">
      <dgm:prSet/>
      <dgm:spPr/>
      <dgm:t>
        <a:bodyPr/>
        <a:lstStyle/>
        <a:p>
          <a:endParaRPr lang="en-IN"/>
        </a:p>
      </dgm:t>
    </dgm:pt>
    <dgm:pt modelId="{724E4AAA-FCA6-492B-82F9-9D74ADB27E77}">
      <dgm:prSet phldrT="[Text]"/>
      <dgm:spPr/>
      <dgm:t>
        <a:bodyPr/>
        <a:lstStyle/>
        <a:p>
          <a:r>
            <a:rPr lang="en-IN"/>
            <a:t>Delivery service	</a:t>
          </a:r>
        </a:p>
      </dgm:t>
    </dgm:pt>
    <dgm:pt modelId="{3BE7DD96-B8C5-46C8-9137-9A78BC03DEA2}" type="parTrans" cxnId="{5E0681EE-9B70-4355-AE81-A30D0CA29065}">
      <dgm:prSet/>
      <dgm:spPr/>
      <dgm:t>
        <a:bodyPr/>
        <a:lstStyle/>
        <a:p>
          <a:endParaRPr lang="en-IN"/>
        </a:p>
      </dgm:t>
    </dgm:pt>
    <dgm:pt modelId="{3E4FEA22-5629-44B4-9E2C-E1A12B1DF93B}" type="sibTrans" cxnId="{5E0681EE-9B70-4355-AE81-A30D0CA29065}">
      <dgm:prSet/>
      <dgm:spPr/>
      <dgm:t>
        <a:bodyPr/>
        <a:lstStyle/>
        <a:p>
          <a:endParaRPr lang="en-IN"/>
        </a:p>
      </dgm:t>
    </dgm:pt>
    <dgm:pt modelId="{BC0FC8AD-72CC-4156-870D-626383DC78CC}">
      <dgm:prSet phldrT="[Text]"/>
      <dgm:spPr/>
      <dgm:t>
        <a:bodyPr/>
        <a:lstStyle/>
        <a:p>
          <a:r>
            <a:rPr lang="en-IN"/>
            <a:t>Item less Price detection</a:t>
          </a:r>
        </a:p>
      </dgm:t>
    </dgm:pt>
    <dgm:pt modelId="{382F39D6-DE56-494B-A5CD-AD626AAE189A}" type="parTrans" cxnId="{C00AAA89-9EED-4968-85FD-DC92844A1E6F}">
      <dgm:prSet/>
      <dgm:spPr/>
      <dgm:t>
        <a:bodyPr/>
        <a:lstStyle/>
        <a:p>
          <a:endParaRPr lang="en-IN"/>
        </a:p>
      </dgm:t>
    </dgm:pt>
    <dgm:pt modelId="{8175A5DB-6F7E-4BAF-A243-617161D209EF}" type="sibTrans" cxnId="{C00AAA89-9EED-4968-85FD-DC92844A1E6F}">
      <dgm:prSet/>
      <dgm:spPr/>
      <dgm:t>
        <a:bodyPr/>
        <a:lstStyle/>
        <a:p>
          <a:endParaRPr lang="en-IN"/>
        </a:p>
      </dgm:t>
    </dgm:pt>
    <dgm:pt modelId="{03EAB6AC-778B-4473-945D-3E9E5B17F687}">
      <dgm:prSet phldrT="[Text]"/>
      <dgm:spPr/>
      <dgm:t>
        <a:bodyPr/>
        <a:lstStyle/>
        <a:p>
          <a:r>
            <a:rPr lang="en-IN"/>
            <a:t>Notification service</a:t>
          </a:r>
        </a:p>
      </dgm:t>
    </dgm:pt>
    <dgm:pt modelId="{18E37E76-D5D6-49DB-9212-33B2B23B0B3B}" type="parTrans" cxnId="{440C6125-CA44-4153-8F98-D969D849FB91}">
      <dgm:prSet/>
      <dgm:spPr/>
      <dgm:t>
        <a:bodyPr/>
        <a:lstStyle/>
        <a:p>
          <a:endParaRPr lang="en-IN"/>
        </a:p>
      </dgm:t>
    </dgm:pt>
    <dgm:pt modelId="{AEBD702E-15C1-4304-8A10-727B8B2E068D}" type="sibTrans" cxnId="{440C6125-CA44-4153-8F98-D969D849FB91}">
      <dgm:prSet/>
      <dgm:spPr/>
      <dgm:t>
        <a:bodyPr/>
        <a:lstStyle/>
        <a:p>
          <a:endParaRPr lang="en-IN"/>
        </a:p>
      </dgm:t>
    </dgm:pt>
    <dgm:pt modelId="{6453C432-549E-40EB-A319-086BA6025B45}" type="pres">
      <dgm:prSet presAssocID="{7D425EF6-E004-4D9F-A116-6C0A586570E7}" presName="hierChild1" presStyleCnt="0">
        <dgm:presLayoutVars>
          <dgm:orgChart val="1"/>
          <dgm:chPref val="1"/>
          <dgm:dir/>
          <dgm:animOne val="branch"/>
          <dgm:animLvl val="lvl"/>
          <dgm:resizeHandles/>
        </dgm:presLayoutVars>
      </dgm:prSet>
      <dgm:spPr/>
      <dgm:t>
        <a:bodyPr/>
        <a:lstStyle/>
        <a:p>
          <a:endParaRPr lang="en-IN"/>
        </a:p>
      </dgm:t>
    </dgm:pt>
    <dgm:pt modelId="{8E7FD35A-A558-4275-98FF-992F7F28AB7B}" type="pres">
      <dgm:prSet presAssocID="{5E8FAD60-6C80-4A01-BE6A-ADBE5DED76EF}" presName="hierRoot1" presStyleCnt="0">
        <dgm:presLayoutVars>
          <dgm:hierBranch val="init"/>
        </dgm:presLayoutVars>
      </dgm:prSet>
      <dgm:spPr/>
    </dgm:pt>
    <dgm:pt modelId="{0AACC7AE-5603-4351-AAE3-6A275F2C0DEE}" type="pres">
      <dgm:prSet presAssocID="{5E8FAD60-6C80-4A01-BE6A-ADBE5DED76EF}" presName="rootComposite1" presStyleCnt="0"/>
      <dgm:spPr/>
    </dgm:pt>
    <dgm:pt modelId="{875B2BF5-02AC-4AFB-A614-4284552024DE}" type="pres">
      <dgm:prSet presAssocID="{5E8FAD60-6C80-4A01-BE6A-ADBE5DED76EF}" presName="rootText1" presStyleLbl="node0" presStyleIdx="0" presStyleCnt="1">
        <dgm:presLayoutVars>
          <dgm:chPref val="3"/>
        </dgm:presLayoutVars>
      </dgm:prSet>
      <dgm:spPr/>
      <dgm:t>
        <a:bodyPr/>
        <a:lstStyle/>
        <a:p>
          <a:endParaRPr lang="en-IN"/>
        </a:p>
      </dgm:t>
    </dgm:pt>
    <dgm:pt modelId="{0136C167-8D01-455A-B615-006D6CBB2C65}" type="pres">
      <dgm:prSet presAssocID="{5E8FAD60-6C80-4A01-BE6A-ADBE5DED76EF}" presName="rootConnector1" presStyleLbl="node1" presStyleIdx="0" presStyleCnt="0"/>
      <dgm:spPr/>
      <dgm:t>
        <a:bodyPr/>
        <a:lstStyle/>
        <a:p>
          <a:endParaRPr lang="en-IN"/>
        </a:p>
      </dgm:t>
    </dgm:pt>
    <dgm:pt modelId="{9346170A-20A2-4DFA-9547-E25FFBF61B6E}" type="pres">
      <dgm:prSet presAssocID="{5E8FAD60-6C80-4A01-BE6A-ADBE5DED76EF}" presName="hierChild2" presStyleCnt="0"/>
      <dgm:spPr/>
    </dgm:pt>
    <dgm:pt modelId="{C04D0DAA-4571-41CD-9B94-69449F637B93}" type="pres">
      <dgm:prSet presAssocID="{3BE7DD96-B8C5-46C8-9137-9A78BC03DEA2}" presName="Name37" presStyleLbl="parChTrans1D2" presStyleIdx="0" presStyleCnt="3"/>
      <dgm:spPr/>
      <dgm:t>
        <a:bodyPr/>
        <a:lstStyle/>
        <a:p>
          <a:endParaRPr lang="en-IN"/>
        </a:p>
      </dgm:t>
    </dgm:pt>
    <dgm:pt modelId="{85BAA4EB-4DC0-4294-BDA5-228A9A776925}" type="pres">
      <dgm:prSet presAssocID="{724E4AAA-FCA6-492B-82F9-9D74ADB27E77}" presName="hierRoot2" presStyleCnt="0">
        <dgm:presLayoutVars>
          <dgm:hierBranch val="init"/>
        </dgm:presLayoutVars>
      </dgm:prSet>
      <dgm:spPr/>
    </dgm:pt>
    <dgm:pt modelId="{4BEF1AA6-F31D-4C66-9AFB-DC8F42322FF6}" type="pres">
      <dgm:prSet presAssocID="{724E4AAA-FCA6-492B-82F9-9D74ADB27E77}" presName="rootComposite" presStyleCnt="0"/>
      <dgm:spPr/>
    </dgm:pt>
    <dgm:pt modelId="{3EF311C0-49C4-43FE-87C0-09BCCE2C5B3D}" type="pres">
      <dgm:prSet presAssocID="{724E4AAA-FCA6-492B-82F9-9D74ADB27E77}" presName="rootText" presStyleLbl="node2" presStyleIdx="0" presStyleCnt="3">
        <dgm:presLayoutVars>
          <dgm:chPref val="3"/>
        </dgm:presLayoutVars>
      </dgm:prSet>
      <dgm:spPr/>
      <dgm:t>
        <a:bodyPr/>
        <a:lstStyle/>
        <a:p>
          <a:endParaRPr lang="en-IN"/>
        </a:p>
      </dgm:t>
    </dgm:pt>
    <dgm:pt modelId="{57886477-43CD-451B-9E28-F324943E8210}" type="pres">
      <dgm:prSet presAssocID="{724E4AAA-FCA6-492B-82F9-9D74ADB27E77}" presName="rootConnector" presStyleLbl="node2" presStyleIdx="0" presStyleCnt="3"/>
      <dgm:spPr/>
      <dgm:t>
        <a:bodyPr/>
        <a:lstStyle/>
        <a:p>
          <a:endParaRPr lang="en-IN"/>
        </a:p>
      </dgm:t>
    </dgm:pt>
    <dgm:pt modelId="{5FC0A7FC-302D-4AB2-A7E0-DD910D4BE781}" type="pres">
      <dgm:prSet presAssocID="{724E4AAA-FCA6-492B-82F9-9D74ADB27E77}" presName="hierChild4" presStyleCnt="0"/>
      <dgm:spPr/>
    </dgm:pt>
    <dgm:pt modelId="{5DF18A9A-E0C6-40FF-BA7D-F03E7870579D}" type="pres">
      <dgm:prSet presAssocID="{724E4AAA-FCA6-492B-82F9-9D74ADB27E77}" presName="hierChild5" presStyleCnt="0"/>
      <dgm:spPr/>
    </dgm:pt>
    <dgm:pt modelId="{C8B6F0D5-C120-4721-A9DC-4D3403DDDD7C}" type="pres">
      <dgm:prSet presAssocID="{382F39D6-DE56-494B-A5CD-AD626AAE189A}" presName="Name37" presStyleLbl="parChTrans1D2" presStyleIdx="1" presStyleCnt="3"/>
      <dgm:spPr/>
      <dgm:t>
        <a:bodyPr/>
        <a:lstStyle/>
        <a:p>
          <a:endParaRPr lang="en-IN"/>
        </a:p>
      </dgm:t>
    </dgm:pt>
    <dgm:pt modelId="{AF7EE8E2-E0E3-4433-B337-34D523041FC8}" type="pres">
      <dgm:prSet presAssocID="{BC0FC8AD-72CC-4156-870D-626383DC78CC}" presName="hierRoot2" presStyleCnt="0">
        <dgm:presLayoutVars>
          <dgm:hierBranch val="init"/>
        </dgm:presLayoutVars>
      </dgm:prSet>
      <dgm:spPr/>
    </dgm:pt>
    <dgm:pt modelId="{489D85F3-00D7-43A2-B930-A6AD064B9DF5}" type="pres">
      <dgm:prSet presAssocID="{BC0FC8AD-72CC-4156-870D-626383DC78CC}" presName="rootComposite" presStyleCnt="0"/>
      <dgm:spPr/>
    </dgm:pt>
    <dgm:pt modelId="{5F687E2C-1315-4E97-830C-ED136A706BB5}" type="pres">
      <dgm:prSet presAssocID="{BC0FC8AD-72CC-4156-870D-626383DC78CC}" presName="rootText" presStyleLbl="node2" presStyleIdx="1" presStyleCnt="3">
        <dgm:presLayoutVars>
          <dgm:chPref val="3"/>
        </dgm:presLayoutVars>
      </dgm:prSet>
      <dgm:spPr/>
      <dgm:t>
        <a:bodyPr/>
        <a:lstStyle/>
        <a:p>
          <a:endParaRPr lang="en-IN"/>
        </a:p>
      </dgm:t>
    </dgm:pt>
    <dgm:pt modelId="{429D2721-59DA-4102-99EC-2E6FBCC79BA6}" type="pres">
      <dgm:prSet presAssocID="{BC0FC8AD-72CC-4156-870D-626383DC78CC}" presName="rootConnector" presStyleLbl="node2" presStyleIdx="1" presStyleCnt="3"/>
      <dgm:spPr/>
      <dgm:t>
        <a:bodyPr/>
        <a:lstStyle/>
        <a:p>
          <a:endParaRPr lang="en-IN"/>
        </a:p>
      </dgm:t>
    </dgm:pt>
    <dgm:pt modelId="{2B011966-3B00-4210-960C-C8050E1937B1}" type="pres">
      <dgm:prSet presAssocID="{BC0FC8AD-72CC-4156-870D-626383DC78CC}" presName="hierChild4" presStyleCnt="0"/>
      <dgm:spPr/>
    </dgm:pt>
    <dgm:pt modelId="{A2393B6A-EC03-405A-9822-E9B6B1DF2DF0}" type="pres">
      <dgm:prSet presAssocID="{BC0FC8AD-72CC-4156-870D-626383DC78CC}" presName="hierChild5" presStyleCnt="0"/>
      <dgm:spPr/>
    </dgm:pt>
    <dgm:pt modelId="{2C6A6567-3DA8-4535-A5E4-FE687141802D}" type="pres">
      <dgm:prSet presAssocID="{18E37E76-D5D6-49DB-9212-33B2B23B0B3B}" presName="Name37" presStyleLbl="parChTrans1D2" presStyleIdx="2" presStyleCnt="3"/>
      <dgm:spPr/>
      <dgm:t>
        <a:bodyPr/>
        <a:lstStyle/>
        <a:p>
          <a:endParaRPr lang="en-IN"/>
        </a:p>
      </dgm:t>
    </dgm:pt>
    <dgm:pt modelId="{4714386B-A4B9-47CB-8F1E-F6F0AB1A8C31}" type="pres">
      <dgm:prSet presAssocID="{03EAB6AC-778B-4473-945D-3E9E5B17F687}" presName="hierRoot2" presStyleCnt="0">
        <dgm:presLayoutVars>
          <dgm:hierBranch val="init"/>
        </dgm:presLayoutVars>
      </dgm:prSet>
      <dgm:spPr/>
    </dgm:pt>
    <dgm:pt modelId="{101AAE03-A728-4868-B90A-2CA707A41FFA}" type="pres">
      <dgm:prSet presAssocID="{03EAB6AC-778B-4473-945D-3E9E5B17F687}" presName="rootComposite" presStyleCnt="0"/>
      <dgm:spPr/>
    </dgm:pt>
    <dgm:pt modelId="{9874A772-6F54-4D35-9EE9-D70FDC5D9E3E}" type="pres">
      <dgm:prSet presAssocID="{03EAB6AC-778B-4473-945D-3E9E5B17F687}" presName="rootText" presStyleLbl="node2" presStyleIdx="2" presStyleCnt="3">
        <dgm:presLayoutVars>
          <dgm:chPref val="3"/>
        </dgm:presLayoutVars>
      </dgm:prSet>
      <dgm:spPr/>
      <dgm:t>
        <a:bodyPr/>
        <a:lstStyle/>
        <a:p>
          <a:endParaRPr lang="en-IN"/>
        </a:p>
      </dgm:t>
    </dgm:pt>
    <dgm:pt modelId="{3F4E7013-6164-4588-8650-3712110E534A}" type="pres">
      <dgm:prSet presAssocID="{03EAB6AC-778B-4473-945D-3E9E5B17F687}" presName="rootConnector" presStyleLbl="node2" presStyleIdx="2" presStyleCnt="3"/>
      <dgm:spPr/>
      <dgm:t>
        <a:bodyPr/>
        <a:lstStyle/>
        <a:p>
          <a:endParaRPr lang="en-IN"/>
        </a:p>
      </dgm:t>
    </dgm:pt>
    <dgm:pt modelId="{029E9FBF-A69B-498E-9051-5DB6423520D0}" type="pres">
      <dgm:prSet presAssocID="{03EAB6AC-778B-4473-945D-3E9E5B17F687}" presName="hierChild4" presStyleCnt="0"/>
      <dgm:spPr/>
    </dgm:pt>
    <dgm:pt modelId="{CD7B6B45-5038-4754-9EC8-DC97B22D0289}" type="pres">
      <dgm:prSet presAssocID="{03EAB6AC-778B-4473-945D-3E9E5B17F687}" presName="hierChild5" presStyleCnt="0"/>
      <dgm:spPr/>
    </dgm:pt>
    <dgm:pt modelId="{10FB8D4D-6DB9-4BEB-8478-42B887367131}" type="pres">
      <dgm:prSet presAssocID="{5E8FAD60-6C80-4A01-BE6A-ADBE5DED76EF}" presName="hierChild3" presStyleCnt="0"/>
      <dgm:spPr/>
    </dgm:pt>
  </dgm:ptLst>
  <dgm:cxnLst>
    <dgm:cxn modelId="{3F0FAE94-8053-45A9-B6A5-236B17069271}" type="presOf" srcId="{03EAB6AC-778B-4473-945D-3E9E5B17F687}" destId="{3F4E7013-6164-4588-8650-3712110E534A}" srcOrd="1" destOrd="0" presId="urn:microsoft.com/office/officeart/2005/8/layout/orgChart1"/>
    <dgm:cxn modelId="{9B589444-697C-4812-9D0C-2174223B8C5B}" type="presOf" srcId="{382F39D6-DE56-494B-A5CD-AD626AAE189A}" destId="{C8B6F0D5-C120-4721-A9DC-4D3403DDDD7C}" srcOrd="0" destOrd="0" presId="urn:microsoft.com/office/officeart/2005/8/layout/orgChart1"/>
    <dgm:cxn modelId="{89C20348-55F4-4A04-B4ED-85BBE3AD5D59}" type="presOf" srcId="{5E8FAD60-6C80-4A01-BE6A-ADBE5DED76EF}" destId="{0136C167-8D01-455A-B615-006D6CBB2C65}" srcOrd="1" destOrd="0" presId="urn:microsoft.com/office/officeart/2005/8/layout/orgChart1"/>
    <dgm:cxn modelId="{24335D3F-58D8-4DB1-81DB-8F0DF3EA3BF4}" type="presOf" srcId="{BC0FC8AD-72CC-4156-870D-626383DC78CC}" destId="{429D2721-59DA-4102-99EC-2E6FBCC79BA6}" srcOrd="1" destOrd="0" presId="urn:microsoft.com/office/officeart/2005/8/layout/orgChart1"/>
    <dgm:cxn modelId="{0F495330-B2CC-418F-B7D4-1F4913FEA791}" srcId="{7D425EF6-E004-4D9F-A116-6C0A586570E7}" destId="{5E8FAD60-6C80-4A01-BE6A-ADBE5DED76EF}" srcOrd="0" destOrd="0" parTransId="{B682DB2B-9339-48F6-B87B-81B5DDCD7F94}" sibTransId="{B4810A66-A99C-4477-90AF-3C68454AD700}"/>
    <dgm:cxn modelId="{08E1A312-8E6D-46D1-91E5-72156B4001F9}" type="presOf" srcId="{5E8FAD60-6C80-4A01-BE6A-ADBE5DED76EF}" destId="{875B2BF5-02AC-4AFB-A614-4284552024DE}" srcOrd="0" destOrd="0" presId="urn:microsoft.com/office/officeart/2005/8/layout/orgChart1"/>
    <dgm:cxn modelId="{C76062FF-EFAC-4868-819F-E9C06492234E}" type="presOf" srcId="{7D425EF6-E004-4D9F-A116-6C0A586570E7}" destId="{6453C432-549E-40EB-A319-086BA6025B45}" srcOrd="0" destOrd="0" presId="urn:microsoft.com/office/officeart/2005/8/layout/orgChart1"/>
    <dgm:cxn modelId="{86198B3C-2DB4-4991-9B6A-909E78653A5E}" type="presOf" srcId="{03EAB6AC-778B-4473-945D-3E9E5B17F687}" destId="{9874A772-6F54-4D35-9EE9-D70FDC5D9E3E}" srcOrd="0" destOrd="0" presId="urn:microsoft.com/office/officeart/2005/8/layout/orgChart1"/>
    <dgm:cxn modelId="{C00AAA89-9EED-4968-85FD-DC92844A1E6F}" srcId="{5E8FAD60-6C80-4A01-BE6A-ADBE5DED76EF}" destId="{BC0FC8AD-72CC-4156-870D-626383DC78CC}" srcOrd="1" destOrd="0" parTransId="{382F39D6-DE56-494B-A5CD-AD626AAE189A}" sibTransId="{8175A5DB-6F7E-4BAF-A243-617161D209EF}"/>
    <dgm:cxn modelId="{7AC9006C-19B8-4A20-9C42-E560EB4D7BAE}" type="presOf" srcId="{BC0FC8AD-72CC-4156-870D-626383DC78CC}" destId="{5F687E2C-1315-4E97-830C-ED136A706BB5}" srcOrd="0" destOrd="0" presId="urn:microsoft.com/office/officeart/2005/8/layout/orgChart1"/>
    <dgm:cxn modelId="{4B32C1D0-D987-41D5-84E5-70B128F89F47}" type="presOf" srcId="{724E4AAA-FCA6-492B-82F9-9D74ADB27E77}" destId="{57886477-43CD-451B-9E28-F324943E8210}" srcOrd="1" destOrd="0" presId="urn:microsoft.com/office/officeart/2005/8/layout/orgChart1"/>
    <dgm:cxn modelId="{5E0681EE-9B70-4355-AE81-A30D0CA29065}" srcId="{5E8FAD60-6C80-4A01-BE6A-ADBE5DED76EF}" destId="{724E4AAA-FCA6-492B-82F9-9D74ADB27E77}" srcOrd="0" destOrd="0" parTransId="{3BE7DD96-B8C5-46C8-9137-9A78BC03DEA2}" sibTransId="{3E4FEA22-5629-44B4-9E2C-E1A12B1DF93B}"/>
    <dgm:cxn modelId="{387C71D1-AD15-40CF-B514-C4BC3455B040}" type="presOf" srcId="{724E4AAA-FCA6-492B-82F9-9D74ADB27E77}" destId="{3EF311C0-49C4-43FE-87C0-09BCCE2C5B3D}" srcOrd="0" destOrd="0" presId="urn:microsoft.com/office/officeart/2005/8/layout/orgChart1"/>
    <dgm:cxn modelId="{440C6125-CA44-4153-8F98-D969D849FB91}" srcId="{5E8FAD60-6C80-4A01-BE6A-ADBE5DED76EF}" destId="{03EAB6AC-778B-4473-945D-3E9E5B17F687}" srcOrd="2" destOrd="0" parTransId="{18E37E76-D5D6-49DB-9212-33B2B23B0B3B}" sibTransId="{AEBD702E-15C1-4304-8A10-727B8B2E068D}"/>
    <dgm:cxn modelId="{1CE51A84-0C43-4836-91BC-9EAC44920B45}" type="presOf" srcId="{18E37E76-D5D6-49DB-9212-33B2B23B0B3B}" destId="{2C6A6567-3DA8-4535-A5E4-FE687141802D}" srcOrd="0" destOrd="0" presId="urn:microsoft.com/office/officeart/2005/8/layout/orgChart1"/>
    <dgm:cxn modelId="{2C3DCE58-F9F2-4788-8FA8-744F3A5A4F3E}" type="presOf" srcId="{3BE7DD96-B8C5-46C8-9137-9A78BC03DEA2}" destId="{C04D0DAA-4571-41CD-9B94-69449F637B93}" srcOrd="0" destOrd="0" presId="urn:microsoft.com/office/officeart/2005/8/layout/orgChart1"/>
    <dgm:cxn modelId="{45074685-EA33-40BE-A837-4AD66242F960}" type="presParOf" srcId="{6453C432-549E-40EB-A319-086BA6025B45}" destId="{8E7FD35A-A558-4275-98FF-992F7F28AB7B}" srcOrd="0" destOrd="0" presId="urn:microsoft.com/office/officeart/2005/8/layout/orgChart1"/>
    <dgm:cxn modelId="{FC034A40-6EA2-4BD1-B552-0B01F79C2856}" type="presParOf" srcId="{8E7FD35A-A558-4275-98FF-992F7F28AB7B}" destId="{0AACC7AE-5603-4351-AAE3-6A275F2C0DEE}" srcOrd="0" destOrd="0" presId="urn:microsoft.com/office/officeart/2005/8/layout/orgChart1"/>
    <dgm:cxn modelId="{0DB0772D-3990-4F83-A643-063238920016}" type="presParOf" srcId="{0AACC7AE-5603-4351-AAE3-6A275F2C0DEE}" destId="{875B2BF5-02AC-4AFB-A614-4284552024DE}" srcOrd="0" destOrd="0" presId="urn:microsoft.com/office/officeart/2005/8/layout/orgChart1"/>
    <dgm:cxn modelId="{148C3739-385D-421E-94AC-384111C320B9}" type="presParOf" srcId="{0AACC7AE-5603-4351-AAE3-6A275F2C0DEE}" destId="{0136C167-8D01-455A-B615-006D6CBB2C65}" srcOrd="1" destOrd="0" presId="urn:microsoft.com/office/officeart/2005/8/layout/orgChart1"/>
    <dgm:cxn modelId="{DAB9E237-085F-4485-819D-26C458A2C814}" type="presParOf" srcId="{8E7FD35A-A558-4275-98FF-992F7F28AB7B}" destId="{9346170A-20A2-4DFA-9547-E25FFBF61B6E}" srcOrd="1" destOrd="0" presId="urn:microsoft.com/office/officeart/2005/8/layout/orgChart1"/>
    <dgm:cxn modelId="{C9BC4F98-42BD-4665-805F-450268DE2CA7}" type="presParOf" srcId="{9346170A-20A2-4DFA-9547-E25FFBF61B6E}" destId="{C04D0DAA-4571-41CD-9B94-69449F637B93}" srcOrd="0" destOrd="0" presId="urn:microsoft.com/office/officeart/2005/8/layout/orgChart1"/>
    <dgm:cxn modelId="{2D3002B7-248C-4ADB-BEB9-D6C8205B3776}" type="presParOf" srcId="{9346170A-20A2-4DFA-9547-E25FFBF61B6E}" destId="{85BAA4EB-4DC0-4294-BDA5-228A9A776925}" srcOrd="1" destOrd="0" presId="urn:microsoft.com/office/officeart/2005/8/layout/orgChart1"/>
    <dgm:cxn modelId="{0A39FD29-21B0-4070-954E-4824C8DE2D99}" type="presParOf" srcId="{85BAA4EB-4DC0-4294-BDA5-228A9A776925}" destId="{4BEF1AA6-F31D-4C66-9AFB-DC8F42322FF6}" srcOrd="0" destOrd="0" presId="urn:microsoft.com/office/officeart/2005/8/layout/orgChart1"/>
    <dgm:cxn modelId="{A9116E4A-C289-4678-A223-11D37712BC61}" type="presParOf" srcId="{4BEF1AA6-F31D-4C66-9AFB-DC8F42322FF6}" destId="{3EF311C0-49C4-43FE-87C0-09BCCE2C5B3D}" srcOrd="0" destOrd="0" presId="urn:microsoft.com/office/officeart/2005/8/layout/orgChart1"/>
    <dgm:cxn modelId="{3A6F7B10-395F-47AF-A793-25095DBD76F2}" type="presParOf" srcId="{4BEF1AA6-F31D-4C66-9AFB-DC8F42322FF6}" destId="{57886477-43CD-451B-9E28-F324943E8210}" srcOrd="1" destOrd="0" presId="urn:microsoft.com/office/officeart/2005/8/layout/orgChart1"/>
    <dgm:cxn modelId="{A8CE5E40-AC7C-4265-A4B5-C70BD329EDBF}" type="presParOf" srcId="{85BAA4EB-4DC0-4294-BDA5-228A9A776925}" destId="{5FC0A7FC-302D-4AB2-A7E0-DD910D4BE781}" srcOrd="1" destOrd="0" presId="urn:microsoft.com/office/officeart/2005/8/layout/orgChart1"/>
    <dgm:cxn modelId="{DB4D942D-F5FB-480B-8D26-B6A54C2C6D74}" type="presParOf" srcId="{85BAA4EB-4DC0-4294-BDA5-228A9A776925}" destId="{5DF18A9A-E0C6-40FF-BA7D-F03E7870579D}" srcOrd="2" destOrd="0" presId="urn:microsoft.com/office/officeart/2005/8/layout/orgChart1"/>
    <dgm:cxn modelId="{FF053FE5-2362-4A85-87F1-2557974320E0}" type="presParOf" srcId="{9346170A-20A2-4DFA-9547-E25FFBF61B6E}" destId="{C8B6F0D5-C120-4721-A9DC-4D3403DDDD7C}" srcOrd="2" destOrd="0" presId="urn:microsoft.com/office/officeart/2005/8/layout/orgChart1"/>
    <dgm:cxn modelId="{28AFA58B-C9A1-42AE-900F-71BA7B0E7D97}" type="presParOf" srcId="{9346170A-20A2-4DFA-9547-E25FFBF61B6E}" destId="{AF7EE8E2-E0E3-4433-B337-34D523041FC8}" srcOrd="3" destOrd="0" presId="urn:microsoft.com/office/officeart/2005/8/layout/orgChart1"/>
    <dgm:cxn modelId="{C024B280-7BCC-4CB9-AB9D-7F0ECCB9FB4F}" type="presParOf" srcId="{AF7EE8E2-E0E3-4433-B337-34D523041FC8}" destId="{489D85F3-00D7-43A2-B930-A6AD064B9DF5}" srcOrd="0" destOrd="0" presId="urn:microsoft.com/office/officeart/2005/8/layout/orgChart1"/>
    <dgm:cxn modelId="{EC6CD712-59AE-4305-A02A-FF235C773C37}" type="presParOf" srcId="{489D85F3-00D7-43A2-B930-A6AD064B9DF5}" destId="{5F687E2C-1315-4E97-830C-ED136A706BB5}" srcOrd="0" destOrd="0" presId="urn:microsoft.com/office/officeart/2005/8/layout/orgChart1"/>
    <dgm:cxn modelId="{10A0A19A-4A4E-432B-A27B-342FA8C0F977}" type="presParOf" srcId="{489D85F3-00D7-43A2-B930-A6AD064B9DF5}" destId="{429D2721-59DA-4102-99EC-2E6FBCC79BA6}" srcOrd="1" destOrd="0" presId="urn:microsoft.com/office/officeart/2005/8/layout/orgChart1"/>
    <dgm:cxn modelId="{03FCF08C-BC57-4566-A275-9E4A814888D2}" type="presParOf" srcId="{AF7EE8E2-E0E3-4433-B337-34D523041FC8}" destId="{2B011966-3B00-4210-960C-C8050E1937B1}" srcOrd="1" destOrd="0" presId="urn:microsoft.com/office/officeart/2005/8/layout/orgChart1"/>
    <dgm:cxn modelId="{0C2B78EE-4A11-4988-91F8-1365E8242BF0}" type="presParOf" srcId="{AF7EE8E2-E0E3-4433-B337-34D523041FC8}" destId="{A2393B6A-EC03-405A-9822-E9B6B1DF2DF0}" srcOrd="2" destOrd="0" presId="urn:microsoft.com/office/officeart/2005/8/layout/orgChart1"/>
    <dgm:cxn modelId="{1A09872B-C100-4BB1-8A67-1C15C03547D7}" type="presParOf" srcId="{9346170A-20A2-4DFA-9547-E25FFBF61B6E}" destId="{2C6A6567-3DA8-4535-A5E4-FE687141802D}" srcOrd="4" destOrd="0" presId="urn:microsoft.com/office/officeart/2005/8/layout/orgChart1"/>
    <dgm:cxn modelId="{74DDF5E3-AE69-484D-AA33-626A90991BC4}" type="presParOf" srcId="{9346170A-20A2-4DFA-9547-E25FFBF61B6E}" destId="{4714386B-A4B9-47CB-8F1E-F6F0AB1A8C31}" srcOrd="5" destOrd="0" presId="urn:microsoft.com/office/officeart/2005/8/layout/orgChart1"/>
    <dgm:cxn modelId="{6B67028E-48E1-40A9-A4DC-9BB4E7E5A61F}" type="presParOf" srcId="{4714386B-A4B9-47CB-8F1E-F6F0AB1A8C31}" destId="{101AAE03-A728-4868-B90A-2CA707A41FFA}" srcOrd="0" destOrd="0" presId="urn:microsoft.com/office/officeart/2005/8/layout/orgChart1"/>
    <dgm:cxn modelId="{7552CD41-1711-45AF-B783-78ACF59EC909}" type="presParOf" srcId="{101AAE03-A728-4868-B90A-2CA707A41FFA}" destId="{9874A772-6F54-4D35-9EE9-D70FDC5D9E3E}" srcOrd="0" destOrd="0" presId="urn:microsoft.com/office/officeart/2005/8/layout/orgChart1"/>
    <dgm:cxn modelId="{B39EFB68-7C11-404D-BF3E-869EFD15D496}" type="presParOf" srcId="{101AAE03-A728-4868-B90A-2CA707A41FFA}" destId="{3F4E7013-6164-4588-8650-3712110E534A}" srcOrd="1" destOrd="0" presId="urn:microsoft.com/office/officeart/2005/8/layout/orgChart1"/>
    <dgm:cxn modelId="{33E52CA7-1F16-462A-A279-2454F0A99C99}" type="presParOf" srcId="{4714386B-A4B9-47CB-8F1E-F6F0AB1A8C31}" destId="{029E9FBF-A69B-498E-9051-5DB6423520D0}" srcOrd="1" destOrd="0" presId="urn:microsoft.com/office/officeart/2005/8/layout/orgChart1"/>
    <dgm:cxn modelId="{55F8FD5E-FD76-4F02-A104-56BD85D725FC}" type="presParOf" srcId="{4714386B-A4B9-47CB-8F1E-F6F0AB1A8C31}" destId="{CD7B6B45-5038-4754-9EC8-DC97B22D0289}" srcOrd="2" destOrd="0" presId="urn:microsoft.com/office/officeart/2005/8/layout/orgChart1"/>
    <dgm:cxn modelId="{84E11E7A-7908-4A0E-8D3A-769F8EA02B81}" type="presParOf" srcId="{8E7FD35A-A558-4275-98FF-992F7F28AB7B}" destId="{10FB8D4D-6DB9-4BEB-8478-42B887367131}"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833E27-6D47-4F98-BE7B-EA90D84900D9}"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endParaRPr lang="en-IN"/>
        </a:p>
      </dgm:t>
    </dgm:pt>
    <dgm:pt modelId="{977B92D4-06E0-47F6-8F60-3D386177601B}">
      <dgm:prSet phldrT="[Text]"/>
      <dgm:spPr/>
      <dgm:t>
        <a:bodyPr/>
        <a:lstStyle/>
        <a:p>
          <a:r>
            <a:rPr lang="en-IN"/>
            <a:t>partition-1	key- mani	</a:t>
          </a:r>
        </a:p>
      </dgm:t>
    </dgm:pt>
    <dgm:pt modelId="{7E9257B4-A758-49D5-963C-6B7E83A3D477}" type="parTrans" cxnId="{E557404A-1E29-4E8B-A0CE-9A88C61664EB}">
      <dgm:prSet/>
      <dgm:spPr/>
      <dgm:t>
        <a:bodyPr/>
        <a:lstStyle/>
        <a:p>
          <a:endParaRPr lang="en-IN"/>
        </a:p>
      </dgm:t>
    </dgm:pt>
    <dgm:pt modelId="{8080E6FD-08DD-4B91-8C38-AC374FFBFE4E}" type="sibTrans" cxnId="{E557404A-1E29-4E8B-A0CE-9A88C61664EB}">
      <dgm:prSet/>
      <dgm:spPr/>
      <dgm:t>
        <a:bodyPr/>
        <a:lstStyle/>
        <a:p>
          <a:endParaRPr lang="en-IN"/>
        </a:p>
      </dgm:t>
    </dgm:pt>
    <dgm:pt modelId="{EF3C7AB2-02FA-4614-A932-CDFA86068D41}">
      <dgm:prSet phldrT="[Text]"/>
      <dgm:spPr/>
      <dgm:t>
        <a:bodyPr/>
        <a:lstStyle/>
        <a:p>
          <a:r>
            <a:rPr lang="en-IN"/>
            <a:t>offset values -</a:t>
          </a:r>
          <a:r>
            <a:rPr lang="en-IN" strike="sngStrike"/>
            <a:t>1,200</a:t>
          </a:r>
          <a:r>
            <a:rPr lang="en-IN"/>
            <a:t>,991 (Now here except last offset 991 , all previous offset elements will be deleted)</a:t>
          </a:r>
        </a:p>
      </dgm:t>
    </dgm:pt>
    <dgm:pt modelId="{5F2BBADF-E2A0-433F-89BF-D35727A1AB29}" type="parTrans" cxnId="{2A2E8D67-CACD-4624-8BD9-2FEFDD460B4F}">
      <dgm:prSet/>
      <dgm:spPr/>
      <dgm:t>
        <a:bodyPr/>
        <a:lstStyle/>
        <a:p>
          <a:endParaRPr lang="en-IN"/>
        </a:p>
      </dgm:t>
    </dgm:pt>
    <dgm:pt modelId="{E5FF5FDF-2608-4B50-ABEB-124247163042}" type="sibTrans" cxnId="{2A2E8D67-CACD-4624-8BD9-2FEFDD460B4F}">
      <dgm:prSet/>
      <dgm:spPr/>
      <dgm:t>
        <a:bodyPr/>
        <a:lstStyle/>
        <a:p>
          <a:endParaRPr lang="en-IN"/>
        </a:p>
      </dgm:t>
    </dgm:pt>
    <dgm:pt modelId="{803CB63D-61EC-4EB1-8155-45EF6072AB9F}">
      <dgm:prSet phldrT="[Text]"/>
      <dgm:spPr/>
      <dgm:t>
        <a:bodyPr/>
        <a:lstStyle/>
        <a:p>
          <a:r>
            <a:rPr lang="en-IN"/>
            <a:t>key- sai</a:t>
          </a:r>
        </a:p>
      </dgm:t>
    </dgm:pt>
    <dgm:pt modelId="{798C84E5-AFEF-42E8-9A14-F2DD6ACD9D41}" type="parTrans" cxnId="{4CEAFB80-C37F-4551-BE92-D81C67E2EA1A}">
      <dgm:prSet/>
      <dgm:spPr/>
      <dgm:t>
        <a:bodyPr/>
        <a:lstStyle/>
        <a:p>
          <a:endParaRPr lang="en-IN"/>
        </a:p>
      </dgm:t>
    </dgm:pt>
    <dgm:pt modelId="{F6F54A9C-4D97-4F3A-AC36-894971E9FF2D}" type="sibTrans" cxnId="{4CEAFB80-C37F-4551-BE92-D81C67E2EA1A}">
      <dgm:prSet/>
      <dgm:spPr/>
      <dgm:t>
        <a:bodyPr/>
        <a:lstStyle/>
        <a:p>
          <a:endParaRPr lang="en-IN"/>
        </a:p>
      </dgm:t>
    </dgm:pt>
    <dgm:pt modelId="{BB40F8A4-F9E8-4DC6-9C92-23506720C4FC}">
      <dgm:prSet phldrT="[Text]"/>
      <dgm:spPr/>
      <dgm:t>
        <a:bodyPr/>
        <a:lstStyle/>
        <a:p>
          <a:r>
            <a:rPr lang="en-IN"/>
            <a:t>offset values -</a:t>
          </a:r>
          <a:r>
            <a:rPr lang="en-IN" strike="sngStrike"/>
            <a:t>201,301</a:t>
          </a:r>
          <a:r>
            <a:rPr lang="en-IN"/>
            <a:t>,401 (except last offset 401,previous old offset elements will be deleted)</a:t>
          </a:r>
        </a:p>
      </dgm:t>
    </dgm:pt>
    <dgm:pt modelId="{ACBBABE9-7C28-4E9E-922E-6857BBE5357A}" type="parTrans" cxnId="{22C39818-6595-41E5-83A8-29CE55C2B721}">
      <dgm:prSet/>
      <dgm:spPr/>
      <dgm:t>
        <a:bodyPr/>
        <a:lstStyle/>
        <a:p>
          <a:endParaRPr lang="en-IN"/>
        </a:p>
      </dgm:t>
    </dgm:pt>
    <dgm:pt modelId="{91D0DF6B-F88E-4E2A-985F-10F4ABD89D64}" type="sibTrans" cxnId="{22C39818-6595-41E5-83A8-29CE55C2B721}">
      <dgm:prSet/>
      <dgm:spPr/>
      <dgm:t>
        <a:bodyPr/>
        <a:lstStyle/>
        <a:p>
          <a:endParaRPr lang="en-IN"/>
        </a:p>
      </dgm:t>
    </dgm:pt>
    <dgm:pt modelId="{3972A3E9-7E00-4193-A8D2-6976C903E7ED}">
      <dgm:prSet phldrT="[Text]"/>
      <dgm:spPr/>
      <dgm:t>
        <a:bodyPr/>
        <a:lstStyle/>
        <a:p>
          <a:r>
            <a:rPr lang="en-IN"/>
            <a:t>key- santhoshi	</a:t>
          </a:r>
        </a:p>
      </dgm:t>
    </dgm:pt>
    <dgm:pt modelId="{4794E3C9-AEED-4FB8-BC46-8DA2351B88D2}" type="parTrans" cxnId="{D20D8C43-3577-49A2-91AD-9018E456C75B}">
      <dgm:prSet/>
      <dgm:spPr/>
      <dgm:t>
        <a:bodyPr/>
        <a:lstStyle/>
        <a:p>
          <a:endParaRPr lang="en-IN"/>
        </a:p>
      </dgm:t>
    </dgm:pt>
    <dgm:pt modelId="{2D45B07F-61C6-4090-8250-4921B1E5F263}" type="sibTrans" cxnId="{D20D8C43-3577-49A2-91AD-9018E456C75B}">
      <dgm:prSet/>
      <dgm:spPr/>
      <dgm:t>
        <a:bodyPr/>
        <a:lstStyle/>
        <a:p>
          <a:endParaRPr lang="en-IN"/>
        </a:p>
      </dgm:t>
    </dgm:pt>
    <dgm:pt modelId="{7DA2512C-C70F-4CAC-8973-2EABE3B794D4}">
      <dgm:prSet phldrT="[Text]"/>
      <dgm:spPr/>
      <dgm:t>
        <a:bodyPr/>
        <a:lstStyle/>
        <a:p>
          <a:r>
            <a:rPr lang="en-IN"/>
            <a:t>offset values -</a:t>
          </a:r>
          <a:r>
            <a:rPr lang="en-IN" strike="sngStrike"/>
            <a:t>202,302</a:t>
          </a:r>
          <a:r>
            <a:rPr lang="en-IN"/>
            <a:t>,402 (only 402 is left, previous offsets will be deleted)</a:t>
          </a:r>
        </a:p>
      </dgm:t>
    </dgm:pt>
    <dgm:pt modelId="{5B60BB4D-8451-4F67-BDC7-62EC649951EB}" type="parTrans" cxnId="{5B7C40FB-9E74-4A88-81DD-778189FE4174}">
      <dgm:prSet/>
      <dgm:spPr/>
      <dgm:t>
        <a:bodyPr/>
        <a:lstStyle/>
        <a:p>
          <a:endParaRPr lang="en-IN"/>
        </a:p>
      </dgm:t>
    </dgm:pt>
    <dgm:pt modelId="{0FCF08B5-6025-42CA-A62B-628256D904E5}" type="sibTrans" cxnId="{5B7C40FB-9E74-4A88-81DD-778189FE4174}">
      <dgm:prSet/>
      <dgm:spPr/>
      <dgm:t>
        <a:bodyPr/>
        <a:lstStyle/>
        <a:p>
          <a:endParaRPr lang="en-IN"/>
        </a:p>
      </dgm:t>
    </dgm:pt>
    <dgm:pt modelId="{3CD2E38C-32C9-4452-9492-903980ECE371}" type="pres">
      <dgm:prSet presAssocID="{F0833E27-6D47-4F98-BE7B-EA90D84900D9}" presName="Name0" presStyleCnt="0">
        <dgm:presLayoutVars>
          <dgm:chMax/>
          <dgm:chPref/>
          <dgm:dir/>
        </dgm:presLayoutVars>
      </dgm:prSet>
      <dgm:spPr/>
      <dgm:t>
        <a:bodyPr/>
        <a:lstStyle/>
        <a:p>
          <a:endParaRPr lang="en-IN"/>
        </a:p>
      </dgm:t>
    </dgm:pt>
    <dgm:pt modelId="{C65B2030-13F5-4E13-BC1B-4FA605087B37}" type="pres">
      <dgm:prSet presAssocID="{977B92D4-06E0-47F6-8F60-3D386177601B}" presName="parenttextcomposite" presStyleCnt="0"/>
      <dgm:spPr/>
    </dgm:pt>
    <dgm:pt modelId="{AB317103-8372-492C-A0E8-F4BFBFC47D0A}" type="pres">
      <dgm:prSet presAssocID="{977B92D4-06E0-47F6-8F60-3D386177601B}" presName="parenttext" presStyleLbl="revTx" presStyleIdx="0" presStyleCnt="3">
        <dgm:presLayoutVars>
          <dgm:chMax/>
          <dgm:chPref val="2"/>
          <dgm:bulletEnabled val="1"/>
        </dgm:presLayoutVars>
      </dgm:prSet>
      <dgm:spPr/>
      <dgm:t>
        <a:bodyPr/>
        <a:lstStyle/>
        <a:p>
          <a:endParaRPr lang="en-IN"/>
        </a:p>
      </dgm:t>
    </dgm:pt>
    <dgm:pt modelId="{FEF13649-EBA9-4D61-BA50-A7F24BF6540D}" type="pres">
      <dgm:prSet presAssocID="{977B92D4-06E0-47F6-8F60-3D386177601B}" presName="composite" presStyleCnt="0"/>
      <dgm:spPr/>
    </dgm:pt>
    <dgm:pt modelId="{01EDE6F8-49B5-47A1-8FC1-8452DC208851}" type="pres">
      <dgm:prSet presAssocID="{977B92D4-06E0-47F6-8F60-3D386177601B}" presName="chevron1" presStyleLbl="alignNode1" presStyleIdx="0" presStyleCnt="21"/>
      <dgm:spPr/>
    </dgm:pt>
    <dgm:pt modelId="{27C45012-AA33-4185-879E-37F43AF58FAE}" type="pres">
      <dgm:prSet presAssocID="{977B92D4-06E0-47F6-8F60-3D386177601B}" presName="chevron2" presStyleLbl="alignNode1" presStyleIdx="1" presStyleCnt="21"/>
      <dgm:spPr/>
    </dgm:pt>
    <dgm:pt modelId="{A2BB7B25-58B5-4CB2-8F9B-5EE6A1EE7069}" type="pres">
      <dgm:prSet presAssocID="{977B92D4-06E0-47F6-8F60-3D386177601B}" presName="chevron3" presStyleLbl="alignNode1" presStyleIdx="2" presStyleCnt="21"/>
      <dgm:spPr/>
    </dgm:pt>
    <dgm:pt modelId="{A52A4170-BE46-4C32-B29F-37164FEB9EA0}" type="pres">
      <dgm:prSet presAssocID="{977B92D4-06E0-47F6-8F60-3D386177601B}" presName="chevron4" presStyleLbl="alignNode1" presStyleIdx="3" presStyleCnt="21"/>
      <dgm:spPr/>
    </dgm:pt>
    <dgm:pt modelId="{9B63E274-A22B-4D38-82D8-EAC6A06E77F0}" type="pres">
      <dgm:prSet presAssocID="{977B92D4-06E0-47F6-8F60-3D386177601B}" presName="chevron5" presStyleLbl="alignNode1" presStyleIdx="4" presStyleCnt="21"/>
      <dgm:spPr/>
    </dgm:pt>
    <dgm:pt modelId="{D862D4CE-10B0-4533-88B1-D3BB22BC20FC}" type="pres">
      <dgm:prSet presAssocID="{977B92D4-06E0-47F6-8F60-3D386177601B}" presName="chevron6" presStyleLbl="alignNode1" presStyleIdx="5" presStyleCnt="21"/>
      <dgm:spPr/>
    </dgm:pt>
    <dgm:pt modelId="{40CFACAB-6E73-490E-86DB-5A7CD9FD8469}" type="pres">
      <dgm:prSet presAssocID="{977B92D4-06E0-47F6-8F60-3D386177601B}" presName="chevron7" presStyleLbl="alignNode1" presStyleIdx="6" presStyleCnt="21"/>
      <dgm:spPr/>
    </dgm:pt>
    <dgm:pt modelId="{B4B6DF31-0D55-43EA-A374-587982009116}" type="pres">
      <dgm:prSet presAssocID="{977B92D4-06E0-47F6-8F60-3D386177601B}" presName="childtext" presStyleLbl="solidFgAcc1" presStyleIdx="0" presStyleCnt="3">
        <dgm:presLayoutVars>
          <dgm:chMax/>
          <dgm:chPref val="0"/>
          <dgm:bulletEnabled val="1"/>
        </dgm:presLayoutVars>
      </dgm:prSet>
      <dgm:spPr/>
      <dgm:t>
        <a:bodyPr/>
        <a:lstStyle/>
        <a:p>
          <a:endParaRPr lang="en-IN"/>
        </a:p>
      </dgm:t>
    </dgm:pt>
    <dgm:pt modelId="{70FCE4EA-C29D-4FCE-A680-B95E4BA68BF0}" type="pres">
      <dgm:prSet presAssocID="{8080E6FD-08DD-4B91-8C38-AC374FFBFE4E}" presName="sibTrans" presStyleCnt="0"/>
      <dgm:spPr/>
    </dgm:pt>
    <dgm:pt modelId="{E3ED24BF-743E-453C-AA9F-C5558F594DE1}" type="pres">
      <dgm:prSet presAssocID="{803CB63D-61EC-4EB1-8155-45EF6072AB9F}" presName="parenttextcomposite" presStyleCnt="0"/>
      <dgm:spPr/>
    </dgm:pt>
    <dgm:pt modelId="{CD437F6F-EFEB-459D-A864-448F051F6494}" type="pres">
      <dgm:prSet presAssocID="{803CB63D-61EC-4EB1-8155-45EF6072AB9F}" presName="parenttext" presStyleLbl="revTx" presStyleIdx="1" presStyleCnt="3">
        <dgm:presLayoutVars>
          <dgm:chMax/>
          <dgm:chPref val="2"/>
          <dgm:bulletEnabled val="1"/>
        </dgm:presLayoutVars>
      </dgm:prSet>
      <dgm:spPr/>
      <dgm:t>
        <a:bodyPr/>
        <a:lstStyle/>
        <a:p>
          <a:endParaRPr lang="en-IN"/>
        </a:p>
      </dgm:t>
    </dgm:pt>
    <dgm:pt modelId="{67AD2ABB-803D-4C7C-B3BE-354BF8B22989}" type="pres">
      <dgm:prSet presAssocID="{803CB63D-61EC-4EB1-8155-45EF6072AB9F}" presName="composite" presStyleCnt="0"/>
      <dgm:spPr/>
    </dgm:pt>
    <dgm:pt modelId="{300FA2F7-DB2C-4255-9AEB-8F630334A494}" type="pres">
      <dgm:prSet presAssocID="{803CB63D-61EC-4EB1-8155-45EF6072AB9F}" presName="chevron1" presStyleLbl="alignNode1" presStyleIdx="7" presStyleCnt="21"/>
      <dgm:spPr/>
    </dgm:pt>
    <dgm:pt modelId="{ABD55068-B40C-40CF-BFB2-244C0E507EB4}" type="pres">
      <dgm:prSet presAssocID="{803CB63D-61EC-4EB1-8155-45EF6072AB9F}" presName="chevron2" presStyleLbl="alignNode1" presStyleIdx="8" presStyleCnt="21"/>
      <dgm:spPr/>
    </dgm:pt>
    <dgm:pt modelId="{82E6630B-CFA1-4DC0-A1A2-E6F41B46404F}" type="pres">
      <dgm:prSet presAssocID="{803CB63D-61EC-4EB1-8155-45EF6072AB9F}" presName="chevron3" presStyleLbl="alignNode1" presStyleIdx="9" presStyleCnt="21"/>
      <dgm:spPr/>
    </dgm:pt>
    <dgm:pt modelId="{E67E81EE-2FF5-4D2D-80C9-026A8D962FF1}" type="pres">
      <dgm:prSet presAssocID="{803CB63D-61EC-4EB1-8155-45EF6072AB9F}" presName="chevron4" presStyleLbl="alignNode1" presStyleIdx="10" presStyleCnt="21"/>
      <dgm:spPr/>
    </dgm:pt>
    <dgm:pt modelId="{8E7C765E-1E09-4CA1-8DAD-EF5145588355}" type="pres">
      <dgm:prSet presAssocID="{803CB63D-61EC-4EB1-8155-45EF6072AB9F}" presName="chevron5" presStyleLbl="alignNode1" presStyleIdx="11" presStyleCnt="21"/>
      <dgm:spPr/>
    </dgm:pt>
    <dgm:pt modelId="{B32C88EC-19AB-44E8-88AD-C0EC587BF109}" type="pres">
      <dgm:prSet presAssocID="{803CB63D-61EC-4EB1-8155-45EF6072AB9F}" presName="chevron6" presStyleLbl="alignNode1" presStyleIdx="12" presStyleCnt="21"/>
      <dgm:spPr/>
    </dgm:pt>
    <dgm:pt modelId="{7503AB94-B7E8-4A1A-BD7D-7ED13D1DD76B}" type="pres">
      <dgm:prSet presAssocID="{803CB63D-61EC-4EB1-8155-45EF6072AB9F}" presName="chevron7" presStyleLbl="alignNode1" presStyleIdx="13" presStyleCnt="21"/>
      <dgm:spPr/>
    </dgm:pt>
    <dgm:pt modelId="{4716F5A6-B9B7-4D0D-BA48-E6581CB2405B}" type="pres">
      <dgm:prSet presAssocID="{803CB63D-61EC-4EB1-8155-45EF6072AB9F}" presName="childtext" presStyleLbl="solidFgAcc1" presStyleIdx="1" presStyleCnt="3">
        <dgm:presLayoutVars>
          <dgm:chMax/>
          <dgm:chPref val="0"/>
          <dgm:bulletEnabled val="1"/>
        </dgm:presLayoutVars>
      </dgm:prSet>
      <dgm:spPr/>
      <dgm:t>
        <a:bodyPr/>
        <a:lstStyle/>
        <a:p>
          <a:endParaRPr lang="en-IN"/>
        </a:p>
      </dgm:t>
    </dgm:pt>
    <dgm:pt modelId="{B3622995-F7ED-413D-8724-CE92332F2BF6}" type="pres">
      <dgm:prSet presAssocID="{F6F54A9C-4D97-4F3A-AC36-894971E9FF2D}" presName="sibTrans" presStyleCnt="0"/>
      <dgm:spPr/>
    </dgm:pt>
    <dgm:pt modelId="{EBBDF2E9-EFF8-45A9-AE60-63B01B097D67}" type="pres">
      <dgm:prSet presAssocID="{3972A3E9-7E00-4193-A8D2-6976C903E7ED}" presName="parenttextcomposite" presStyleCnt="0"/>
      <dgm:spPr/>
    </dgm:pt>
    <dgm:pt modelId="{461B1407-6C91-43B4-87AC-DD14C33C5DDD}" type="pres">
      <dgm:prSet presAssocID="{3972A3E9-7E00-4193-A8D2-6976C903E7ED}" presName="parenttext" presStyleLbl="revTx" presStyleIdx="2" presStyleCnt="3">
        <dgm:presLayoutVars>
          <dgm:chMax/>
          <dgm:chPref val="2"/>
          <dgm:bulletEnabled val="1"/>
        </dgm:presLayoutVars>
      </dgm:prSet>
      <dgm:spPr/>
      <dgm:t>
        <a:bodyPr/>
        <a:lstStyle/>
        <a:p>
          <a:endParaRPr lang="en-IN"/>
        </a:p>
      </dgm:t>
    </dgm:pt>
    <dgm:pt modelId="{43CCD18A-8031-4069-A32B-87836F796E1B}" type="pres">
      <dgm:prSet presAssocID="{3972A3E9-7E00-4193-A8D2-6976C903E7ED}" presName="composite" presStyleCnt="0"/>
      <dgm:spPr/>
    </dgm:pt>
    <dgm:pt modelId="{63036824-0863-411D-B589-D25B0C678F3F}" type="pres">
      <dgm:prSet presAssocID="{3972A3E9-7E00-4193-A8D2-6976C903E7ED}" presName="chevron1" presStyleLbl="alignNode1" presStyleIdx="14" presStyleCnt="21"/>
      <dgm:spPr/>
    </dgm:pt>
    <dgm:pt modelId="{0C13E71C-22C9-4227-BE82-BDDFA25E8836}" type="pres">
      <dgm:prSet presAssocID="{3972A3E9-7E00-4193-A8D2-6976C903E7ED}" presName="chevron2" presStyleLbl="alignNode1" presStyleIdx="15" presStyleCnt="21"/>
      <dgm:spPr/>
    </dgm:pt>
    <dgm:pt modelId="{DC713BE9-330A-42B7-8C0D-54AEF229375C}" type="pres">
      <dgm:prSet presAssocID="{3972A3E9-7E00-4193-A8D2-6976C903E7ED}" presName="chevron3" presStyleLbl="alignNode1" presStyleIdx="16" presStyleCnt="21"/>
      <dgm:spPr/>
    </dgm:pt>
    <dgm:pt modelId="{51ABD569-4E93-4692-8348-CA2361285D5A}" type="pres">
      <dgm:prSet presAssocID="{3972A3E9-7E00-4193-A8D2-6976C903E7ED}" presName="chevron4" presStyleLbl="alignNode1" presStyleIdx="17" presStyleCnt="21"/>
      <dgm:spPr/>
    </dgm:pt>
    <dgm:pt modelId="{1AAD12F6-A577-43B3-A297-F14A89FBA69D}" type="pres">
      <dgm:prSet presAssocID="{3972A3E9-7E00-4193-A8D2-6976C903E7ED}" presName="chevron5" presStyleLbl="alignNode1" presStyleIdx="18" presStyleCnt="21"/>
      <dgm:spPr/>
    </dgm:pt>
    <dgm:pt modelId="{439BFE0A-64F6-40CD-B04D-E483D00C9DB9}" type="pres">
      <dgm:prSet presAssocID="{3972A3E9-7E00-4193-A8D2-6976C903E7ED}" presName="chevron6" presStyleLbl="alignNode1" presStyleIdx="19" presStyleCnt="21"/>
      <dgm:spPr/>
    </dgm:pt>
    <dgm:pt modelId="{F52202A4-C12B-475F-8D17-EA6C927D1B9D}" type="pres">
      <dgm:prSet presAssocID="{3972A3E9-7E00-4193-A8D2-6976C903E7ED}" presName="chevron7" presStyleLbl="alignNode1" presStyleIdx="20" presStyleCnt="21"/>
      <dgm:spPr/>
    </dgm:pt>
    <dgm:pt modelId="{19EFC196-2892-4AE7-B41C-6E28435C2E09}" type="pres">
      <dgm:prSet presAssocID="{3972A3E9-7E00-4193-A8D2-6976C903E7ED}" presName="childtext" presStyleLbl="solidFgAcc1" presStyleIdx="2" presStyleCnt="3">
        <dgm:presLayoutVars>
          <dgm:chMax/>
          <dgm:chPref val="0"/>
          <dgm:bulletEnabled val="1"/>
        </dgm:presLayoutVars>
      </dgm:prSet>
      <dgm:spPr/>
      <dgm:t>
        <a:bodyPr/>
        <a:lstStyle/>
        <a:p>
          <a:endParaRPr lang="en-IN"/>
        </a:p>
      </dgm:t>
    </dgm:pt>
  </dgm:ptLst>
  <dgm:cxnLst>
    <dgm:cxn modelId="{02224C87-3FDE-40B7-87D4-B3CEB0290CFA}" type="presOf" srcId="{BB40F8A4-F9E8-4DC6-9C92-23506720C4FC}" destId="{4716F5A6-B9B7-4D0D-BA48-E6581CB2405B}" srcOrd="0" destOrd="0" presId="urn:microsoft.com/office/officeart/2008/layout/VerticalAccentList"/>
    <dgm:cxn modelId="{5B7C40FB-9E74-4A88-81DD-778189FE4174}" srcId="{3972A3E9-7E00-4193-A8D2-6976C903E7ED}" destId="{7DA2512C-C70F-4CAC-8973-2EABE3B794D4}" srcOrd="0" destOrd="0" parTransId="{5B60BB4D-8451-4F67-BDC7-62EC649951EB}" sibTransId="{0FCF08B5-6025-42CA-A62B-628256D904E5}"/>
    <dgm:cxn modelId="{31C61196-B6A5-4329-847C-CF36A6AA1C32}" type="presOf" srcId="{EF3C7AB2-02FA-4614-A932-CDFA86068D41}" destId="{B4B6DF31-0D55-43EA-A374-587982009116}" srcOrd="0" destOrd="0" presId="urn:microsoft.com/office/officeart/2008/layout/VerticalAccentList"/>
    <dgm:cxn modelId="{074A0D0E-3DF7-4ADC-98A3-8BAAB81CC047}" type="presOf" srcId="{977B92D4-06E0-47F6-8F60-3D386177601B}" destId="{AB317103-8372-492C-A0E8-F4BFBFC47D0A}" srcOrd="0" destOrd="0" presId="urn:microsoft.com/office/officeart/2008/layout/VerticalAccentList"/>
    <dgm:cxn modelId="{E557404A-1E29-4E8B-A0CE-9A88C61664EB}" srcId="{F0833E27-6D47-4F98-BE7B-EA90D84900D9}" destId="{977B92D4-06E0-47F6-8F60-3D386177601B}" srcOrd="0" destOrd="0" parTransId="{7E9257B4-A758-49D5-963C-6B7E83A3D477}" sibTransId="{8080E6FD-08DD-4B91-8C38-AC374FFBFE4E}"/>
    <dgm:cxn modelId="{0E24F178-2E0D-4D6D-9CFB-8C7839F990EA}" type="presOf" srcId="{7DA2512C-C70F-4CAC-8973-2EABE3B794D4}" destId="{19EFC196-2892-4AE7-B41C-6E28435C2E09}" srcOrd="0" destOrd="0" presId="urn:microsoft.com/office/officeart/2008/layout/VerticalAccentList"/>
    <dgm:cxn modelId="{A2E56179-8911-44A2-A7F8-5303672B3671}" type="presOf" srcId="{3972A3E9-7E00-4193-A8D2-6976C903E7ED}" destId="{461B1407-6C91-43B4-87AC-DD14C33C5DDD}" srcOrd="0" destOrd="0" presId="urn:microsoft.com/office/officeart/2008/layout/VerticalAccentList"/>
    <dgm:cxn modelId="{D20D8C43-3577-49A2-91AD-9018E456C75B}" srcId="{F0833E27-6D47-4F98-BE7B-EA90D84900D9}" destId="{3972A3E9-7E00-4193-A8D2-6976C903E7ED}" srcOrd="2" destOrd="0" parTransId="{4794E3C9-AEED-4FB8-BC46-8DA2351B88D2}" sibTransId="{2D45B07F-61C6-4090-8250-4921B1E5F263}"/>
    <dgm:cxn modelId="{8D390C1F-6629-4EBE-B004-D52C38DBCE1A}" type="presOf" srcId="{803CB63D-61EC-4EB1-8155-45EF6072AB9F}" destId="{CD437F6F-EFEB-459D-A864-448F051F6494}" srcOrd="0" destOrd="0" presId="urn:microsoft.com/office/officeart/2008/layout/VerticalAccentList"/>
    <dgm:cxn modelId="{4CEAFB80-C37F-4551-BE92-D81C67E2EA1A}" srcId="{F0833E27-6D47-4F98-BE7B-EA90D84900D9}" destId="{803CB63D-61EC-4EB1-8155-45EF6072AB9F}" srcOrd="1" destOrd="0" parTransId="{798C84E5-AFEF-42E8-9A14-F2DD6ACD9D41}" sibTransId="{F6F54A9C-4D97-4F3A-AC36-894971E9FF2D}"/>
    <dgm:cxn modelId="{5315157A-309C-4551-91B0-E9A2E4BBFD7D}" type="presOf" srcId="{F0833E27-6D47-4F98-BE7B-EA90D84900D9}" destId="{3CD2E38C-32C9-4452-9492-903980ECE371}" srcOrd="0" destOrd="0" presId="urn:microsoft.com/office/officeart/2008/layout/VerticalAccentList"/>
    <dgm:cxn modelId="{22C39818-6595-41E5-83A8-29CE55C2B721}" srcId="{803CB63D-61EC-4EB1-8155-45EF6072AB9F}" destId="{BB40F8A4-F9E8-4DC6-9C92-23506720C4FC}" srcOrd="0" destOrd="0" parTransId="{ACBBABE9-7C28-4E9E-922E-6857BBE5357A}" sibTransId="{91D0DF6B-F88E-4E2A-985F-10F4ABD89D64}"/>
    <dgm:cxn modelId="{2A2E8D67-CACD-4624-8BD9-2FEFDD460B4F}" srcId="{977B92D4-06E0-47F6-8F60-3D386177601B}" destId="{EF3C7AB2-02FA-4614-A932-CDFA86068D41}" srcOrd="0" destOrd="0" parTransId="{5F2BBADF-E2A0-433F-89BF-D35727A1AB29}" sibTransId="{E5FF5FDF-2608-4B50-ABEB-124247163042}"/>
    <dgm:cxn modelId="{96E3D651-B75E-403A-8E86-AEC41D5DDCB8}" type="presParOf" srcId="{3CD2E38C-32C9-4452-9492-903980ECE371}" destId="{C65B2030-13F5-4E13-BC1B-4FA605087B37}" srcOrd="0" destOrd="0" presId="urn:microsoft.com/office/officeart/2008/layout/VerticalAccentList"/>
    <dgm:cxn modelId="{2D6EFCB0-B11A-4F90-AC47-0210D50C66D3}" type="presParOf" srcId="{C65B2030-13F5-4E13-BC1B-4FA605087B37}" destId="{AB317103-8372-492C-A0E8-F4BFBFC47D0A}" srcOrd="0" destOrd="0" presId="urn:microsoft.com/office/officeart/2008/layout/VerticalAccentList"/>
    <dgm:cxn modelId="{4FFD46A9-EF8E-464E-807A-059C610AF912}" type="presParOf" srcId="{3CD2E38C-32C9-4452-9492-903980ECE371}" destId="{FEF13649-EBA9-4D61-BA50-A7F24BF6540D}" srcOrd="1" destOrd="0" presId="urn:microsoft.com/office/officeart/2008/layout/VerticalAccentList"/>
    <dgm:cxn modelId="{EB5FDA26-1B09-49CD-8928-F0C93C64A813}" type="presParOf" srcId="{FEF13649-EBA9-4D61-BA50-A7F24BF6540D}" destId="{01EDE6F8-49B5-47A1-8FC1-8452DC208851}" srcOrd="0" destOrd="0" presId="urn:microsoft.com/office/officeart/2008/layout/VerticalAccentList"/>
    <dgm:cxn modelId="{3B8F13A7-46A8-4846-A2D1-5349D97E3147}" type="presParOf" srcId="{FEF13649-EBA9-4D61-BA50-A7F24BF6540D}" destId="{27C45012-AA33-4185-879E-37F43AF58FAE}" srcOrd="1" destOrd="0" presId="urn:microsoft.com/office/officeart/2008/layout/VerticalAccentList"/>
    <dgm:cxn modelId="{066D1719-40C5-4187-8505-D36E6D69AFCE}" type="presParOf" srcId="{FEF13649-EBA9-4D61-BA50-A7F24BF6540D}" destId="{A2BB7B25-58B5-4CB2-8F9B-5EE6A1EE7069}" srcOrd="2" destOrd="0" presId="urn:microsoft.com/office/officeart/2008/layout/VerticalAccentList"/>
    <dgm:cxn modelId="{79F987EF-7EDB-4AD9-87BD-D0CE7554AC83}" type="presParOf" srcId="{FEF13649-EBA9-4D61-BA50-A7F24BF6540D}" destId="{A52A4170-BE46-4C32-B29F-37164FEB9EA0}" srcOrd="3" destOrd="0" presId="urn:microsoft.com/office/officeart/2008/layout/VerticalAccentList"/>
    <dgm:cxn modelId="{C7E66338-3F5B-413C-91EB-D31A5761E156}" type="presParOf" srcId="{FEF13649-EBA9-4D61-BA50-A7F24BF6540D}" destId="{9B63E274-A22B-4D38-82D8-EAC6A06E77F0}" srcOrd="4" destOrd="0" presId="urn:microsoft.com/office/officeart/2008/layout/VerticalAccentList"/>
    <dgm:cxn modelId="{3F3C9B77-73C3-482F-BC7F-9253A8FAFCC3}" type="presParOf" srcId="{FEF13649-EBA9-4D61-BA50-A7F24BF6540D}" destId="{D862D4CE-10B0-4533-88B1-D3BB22BC20FC}" srcOrd="5" destOrd="0" presId="urn:microsoft.com/office/officeart/2008/layout/VerticalAccentList"/>
    <dgm:cxn modelId="{ECDC277C-3ED4-4E45-B324-917F170404CB}" type="presParOf" srcId="{FEF13649-EBA9-4D61-BA50-A7F24BF6540D}" destId="{40CFACAB-6E73-490E-86DB-5A7CD9FD8469}" srcOrd="6" destOrd="0" presId="urn:microsoft.com/office/officeart/2008/layout/VerticalAccentList"/>
    <dgm:cxn modelId="{3A79B85A-D394-4171-9D69-2C2311956B75}" type="presParOf" srcId="{FEF13649-EBA9-4D61-BA50-A7F24BF6540D}" destId="{B4B6DF31-0D55-43EA-A374-587982009116}" srcOrd="7" destOrd="0" presId="urn:microsoft.com/office/officeart/2008/layout/VerticalAccentList"/>
    <dgm:cxn modelId="{46397433-B256-4CB0-B7CE-5A33426547AF}" type="presParOf" srcId="{3CD2E38C-32C9-4452-9492-903980ECE371}" destId="{70FCE4EA-C29D-4FCE-A680-B95E4BA68BF0}" srcOrd="2" destOrd="0" presId="urn:microsoft.com/office/officeart/2008/layout/VerticalAccentList"/>
    <dgm:cxn modelId="{FF2A6050-5713-461C-86B5-4133D45A1B8B}" type="presParOf" srcId="{3CD2E38C-32C9-4452-9492-903980ECE371}" destId="{E3ED24BF-743E-453C-AA9F-C5558F594DE1}" srcOrd="3" destOrd="0" presId="urn:microsoft.com/office/officeart/2008/layout/VerticalAccentList"/>
    <dgm:cxn modelId="{3B4D053A-60B5-4749-8F0B-A9F699F901CA}" type="presParOf" srcId="{E3ED24BF-743E-453C-AA9F-C5558F594DE1}" destId="{CD437F6F-EFEB-459D-A864-448F051F6494}" srcOrd="0" destOrd="0" presId="urn:microsoft.com/office/officeart/2008/layout/VerticalAccentList"/>
    <dgm:cxn modelId="{37F37388-B11E-41D3-B17B-574C4366FDC6}" type="presParOf" srcId="{3CD2E38C-32C9-4452-9492-903980ECE371}" destId="{67AD2ABB-803D-4C7C-B3BE-354BF8B22989}" srcOrd="4" destOrd="0" presId="urn:microsoft.com/office/officeart/2008/layout/VerticalAccentList"/>
    <dgm:cxn modelId="{3EB8279A-5DF7-4EF1-ADFB-C2A6D73F08FE}" type="presParOf" srcId="{67AD2ABB-803D-4C7C-B3BE-354BF8B22989}" destId="{300FA2F7-DB2C-4255-9AEB-8F630334A494}" srcOrd="0" destOrd="0" presId="urn:microsoft.com/office/officeart/2008/layout/VerticalAccentList"/>
    <dgm:cxn modelId="{54E5AF72-79E9-41C5-8B55-9A05195F70B2}" type="presParOf" srcId="{67AD2ABB-803D-4C7C-B3BE-354BF8B22989}" destId="{ABD55068-B40C-40CF-BFB2-244C0E507EB4}" srcOrd="1" destOrd="0" presId="urn:microsoft.com/office/officeart/2008/layout/VerticalAccentList"/>
    <dgm:cxn modelId="{1CB9B7A1-03BF-41B3-A5EF-36D94A3B2C16}" type="presParOf" srcId="{67AD2ABB-803D-4C7C-B3BE-354BF8B22989}" destId="{82E6630B-CFA1-4DC0-A1A2-E6F41B46404F}" srcOrd="2" destOrd="0" presId="urn:microsoft.com/office/officeart/2008/layout/VerticalAccentList"/>
    <dgm:cxn modelId="{D9F19934-D411-47BF-B2FF-878584387327}" type="presParOf" srcId="{67AD2ABB-803D-4C7C-B3BE-354BF8B22989}" destId="{E67E81EE-2FF5-4D2D-80C9-026A8D962FF1}" srcOrd="3" destOrd="0" presId="urn:microsoft.com/office/officeart/2008/layout/VerticalAccentList"/>
    <dgm:cxn modelId="{18CD7B88-5681-4883-BC09-C7A09BEAF542}" type="presParOf" srcId="{67AD2ABB-803D-4C7C-B3BE-354BF8B22989}" destId="{8E7C765E-1E09-4CA1-8DAD-EF5145588355}" srcOrd="4" destOrd="0" presId="urn:microsoft.com/office/officeart/2008/layout/VerticalAccentList"/>
    <dgm:cxn modelId="{76EAFF5C-1894-4077-BD37-7881B05DFEF4}" type="presParOf" srcId="{67AD2ABB-803D-4C7C-B3BE-354BF8B22989}" destId="{B32C88EC-19AB-44E8-88AD-C0EC587BF109}" srcOrd="5" destOrd="0" presId="urn:microsoft.com/office/officeart/2008/layout/VerticalAccentList"/>
    <dgm:cxn modelId="{B78DCFDB-9653-4EAA-8E24-F5BEB72ACF69}" type="presParOf" srcId="{67AD2ABB-803D-4C7C-B3BE-354BF8B22989}" destId="{7503AB94-B7E8-4A1A-BD7D-7ED13D1DD76B}" srcOrd="6" destOrd="0" presId="urn:microsoft.com/office/officeart/2008/layout/VerticalAccentList"/>
    <dgm:cxn modelId="{0F6311DB-95D4-46E8-95ED-272E6642C712}" type="presParOf" srcId="{67AD2ABB-803D-4C7C-B3BE-354BF8B22989}" destId="{4716F5A6-B9B7-4D0D-BA48-E6581CB2405B}" srcOrd="7" destOrd="0" presId="urn:microsoft.com/office/officeart/2008/layout/VerticalAccentList"/>
    <dgm:cxn modelId="{6E61C00C-0771-4E46-9FB0-CEB6CE095A61}" type="presParOf" srcId="{3CD2E38C-32C9-4452-9492-903980ECE371}" destId="{B3622995-F7ED-413D-8724-CE92332F2BF6}" srcOrd="5" destOrd="0" presId="urn:microsoft.com/office/officeart/2008/layout/VerticalAccentList"/>
    <dgm:cxn modelId="{3608997F-49A7-4E8F-B1E5-7797FA394D0D}" type="presParOf" srcId="{3CD2E38C-32C9-4452-9492-903980ECE371}" destId="{EBBDF2E9-EFF8-45A9-AE60-63B01B097D67}" srcOrd="6" destOrd="0" presId="urn:microsoft.com/office/officeart/2008/layout/VerticalAccentList"/>
    <dgm:cxn modelId="{8377E0DD-0731-447C-A820-8DBE06DCED20}" type="presParOf" srcId="{EBBDF2E9-EFF8-45A9-AE60-63B01B097D67}" destId="{461B1407-6C91-43B4-87AC-DD14C33C5DDD}" srcOrd="0" destOrd="0" presId="urn:microsoft.com/office/officeart/2008/layout/VerticalAccentList"/>
    <dgm:cxn modelId="{B9AAF686-1A99-4337-AF75-60593603DD6B}" type="presParOf" srcId="{3CD2E38C-32C9-4452-9492-903980ECE371}" destId="{43CCD18A-8031-4069-A32B-87836F796E1B}" srcOrd="7" destOrd="0" presId="urn:microsoft.com/office/officeart/2008/layout/VerticalAccentList"/>
    <dgm:cxn modelId="{653650D6-2306-492A-B1F4-7E74184AFC6A}" type="presParOf" srcId="{43CCD18A-8031-4069-A32B-87836F796E1B}" destId="{63036824-0863-411D-B589-D25B0C678F3F}" srcOrd="0" destOrd="0" presId="urn:microsoft.com/office/officeart/2008/layout/VerticalAccentList"/>
    <dgm:cxn modelId="{018AE046-DF97-44FD-8A54-73201E475F62}" type="presParOf" srcId="{43CCD18A-8031-4069-A32B-87836F796E1B}" destId="{0C13E71C-22C9-4227-BE82-BDDFA25E8836}" srcOrd="1" destOrd="0" presId="urn:microsoft.com/office/officeart/2008/layout/VerticalAccentList"/>
    <dgm:cxn modelId="{5546B589-4396-4598-8CF8-8712E6390492}" type="presParOf" srcId="{43CCD18A-8031-4069-A32B-87836F796E1B}" destId="{DC713BE9-330A-42B7-8C0D-54AEF229375C}" srcOrd="2" destOrd="0" presId="urn:microsoft.com/office/officeart/2008/layout/VerticalAccentList"/>
    <dgm:cxn modelId="{E4650969-F6F6-4960-984B-04ED5D972426}" type="presParOf" srcId="{43CCD18A-8031-4069-A32B-87836F796E1B}" destId="{51ABD569-4E93-4692-8348-CA2361285D5A}" srcOrd="3" destOrd="0" presId="urn:microsoft.com/office/officeart/2008/layout/VerticalAccentList"/>
    <dgm:cxn modelId="{CC2A9044-4349-438E-89C0-3F8E7957B21D}" type="presParOf" srcId="{43CCD18A-8031-4069-A32B-87836F796E1B}" destId="{1AAD12F6-A577-43B3-A297-F14A89FBA69D}" srcOrd="4" destOrd="0" presId="urn:microsoft.com/office/officeart/2008/layout/VerticalAccentList"/>
    <dgm:cxn modelId="{04F56A53-7415-4959-982C-CC9543C454E0}" type="presParOf" srcId="{43CCD18A-8031-4069-A32B-87836F796E1B}" destId="{439BFE0A-64F6-40CD-B04D-E483D00C9DB9}" srcOrd="5" destOrd="0" presId="urn:microsoft.com/office/officeart/2008/layout/VerticalAccentList"/>
    <dgm:cxn modelId="{D8C209C4-6483-41D7-A0A3-3367ACCB5ADC}" type="presParOf" srcId="{43CCD18A-8031-4069-A32B-87836F796E1B}" destId="{F52202A4-C12B-475F-8D17-EA6C927D1B9D}" srcOrd="6" destOrd="0" presId="urn:microsoft.com/office/officeart/2008/layout/VerticalAccentList"/>
    <dgm:cxn modelId="{62964706-F591-4688-B715-87BECA46E872}" type="presParOf" srcId="{43CCD18A-8031-4069-A32B-87836F796E1B}" destId="{19EFC196-2892-4AE7-B41C-6E28435C2E09}" srcOrd="7" destOrd="0" presId="urn:microsoft.com/office/officeart/2008/layout/VerticalAccentList"/>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833E27-6D47-4F98-BE7B-EA90D84900D9}"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endParaRPr lang="en-IN"/>
        </a:p>
      </dgm:t>
    </dgm:pt>
    <dgm:pt modelId="{977B92D4-06E0-47F6-8F60-3D386177601B}">
      <dgm:prSet phldrT="[Text]"/>
      <dgm:spPr/>
      <dgm:t>
        <a:bodyPr/>
        <a:lstStyle/>
        <a:p>
          <a:r>
            <a:rPr lang="en-IN"/>
            <a:t>partition-2	key- mani	</a:t>
          </a:r>
        </a:p>
      </dgm:t>
    </dgm:pt>
    <dgm:pt modelId="{7E9257B4-A758-49D5-963C-6B7E83A3D477}" type="parTrans" cxnId="{E557404A-1E29-4E8B-A0CE-9A88C61664EB}">
      <dgm:prSet/>
      <dgm:spPr/>
      <dgm:t>
        <a:bodyPr/>
        <a:lstStyle/>
        <a:p>
          <a:endParaRPr lang="en-IN"/>
        </a:p>
      </dgm:t>
    </dgm:pt>
    <dgm:pt modelId="{8080E6FD-08DD-4B91-8C38-AC374FFBFE4E}" type="sibTrans" cxnId="{E557404A-1E29-4E8B-A0CE-9A88C61664EB}">
      <dgm:prSet/>
      <dgm:spPr/>
      <dgm:t>
        <a:bodyPr/>
        <a:lstStyle/>
        <a:p>
          <a:endParaRPr lang="en-IN"/>
        </a:p>
      </dgm:t>
    </dgm:pt>
    <dgm:pt modelId="{EF3C7AB2-02FA-4614-A932-CDFA86068D41}">
      <dgm:prSet phldrT="[Text]"/>
      <dgm:spPr/>
      <dgm:t>
        <a:bodyPr/>
        <a:lstStyle/>
        <a:p>
          <a:r>
            <a:rPr lang="en-IN"/>
            <a:t>offset values -</a:t>
          </a:r>
          <a:r>
            <a:rPr lang="en-IN" strike="sngStrike"/>
            <a:t>101,201</a:t>
          </a:r>
          <a:r>
            <a:rPr lang="en-IN"/>
            <a:t>,301 (Now here except last offset 301 , all previous offset elements will be deleted)</a:t>
          </a:r>
        </a:p>
      </dgm:t>
    </dgm:pt>
    <dgm:pt modelId="{5F2BBADF-E2A0-433F-89BF-D35727A1AB29}" type="parTrans" cxnId="{2A2E8D67-CACD-4624-8BD9-2FEFDD460B4F}">
      <dgm:prSet/>
      <dgm:spPr/>
      <dgm:t>
        <a:bodyPr/>
        <a:lstStyle/>
        <a:p>
          <a:endParaRPr lang="en-IN"/>
        </a:p>
      </dgm:t>
    </dgm:pt>
    <dgm:pt modelId="{E5FF5FDF-2608-4B50-ABEB-124247163042}" type="sibTrans" cxnId="{2A2E8D67-CACD-4624-8BD9-2FEFDD460B4F}">
      <dgm:prSet/>
      <dgm:spPr/>
      <dgm:t>
        <a:bodyPr/>
        <a:lstStyle/>
        <a:p>
          <a:endParaRPr lang="en-IN"/>
        </a:p>
      </dgm:t>
    </dgm:pt>
    <dgm:pt modelId="{803CB63D-61EC-4EB1-8155-45EF6072AB9F}">
      <dgm:prSet phldrT="[Text]"/>
      <dgm:spPr/>
      <dgm:t>
        <a:bodyPr/>
        <a:lstStyle/>
        <a:p>
          <a:r>
            <a:rPr lang="en-IN"/>
            <a:t>key- sai</a:t>
          </a:r>
        </a:p>
      </dgm:t>
    </dgm:pt>
    <dgm:pt modelId="{798C84E5-AFEF-42E8-9A14-F2DD6ACD9D41}" type="parTrans" cxnId="{4CEAFB80-C37F-4551-BE92-D81C67E2EA1A}">
      <dgm:prSet/>
      <dgm:spPr/>
      <dgm:t>
        <a:bodyPr/>
        <a:lstStyle/>
        <a:p>
          <a:endParaRPr lang="en-IN"/>
        </a:p>
      </dgm:t>
    </dgm:pt>
    <dgm:pt modelId="{F6F54A9C-4D97-4F3A-AC36-894971E9FF2D}" type="sibTrans" cxnId="{4CEAFB80-C37F-4551-BE92-D81C67E2EA1A}">
      <dgm:prSet/>
      <dgm:spPr/>
      <dgm:t>
        <a:bodyPr/>
        <a:lstStyle/>
        <a:p>
          <a:endParaRPr lang="en-IN"/>
        </a:p>
      </dgm:t>
    </dgm:pt>
    <dgm:pt modelId="{BB40F8A4-F9E8-4DC6-9C92-23506720C4FC}">
      <dgm:prSet phldrT="[Text]"/>
      <dgm:spPr/>
      <dgm:t>
        <a:bodyPr/>
        <a:lstStyle/>
        <a:p>
          <a:r>
            <a:rPr lang="en-IN"/>
            <a:t>offset values -</a:t>
          </a:r>
          <a:r>
            <a:rPr lang="en-IN" strike="sngStrike"/>
            <a:t>299,399</a:t>
          </a:r>
          <a:r>
            <a:rPr lang="en-IN"/>
            <a:t>,499 (except last offset 499,previous old offset elements will be deleted)</a:t>
          </a:r>
        </a:p>
      </dgm:t>
    </dgm:pt>
    <dgm:pt modelId="{ACBBABE9-7C28-4E9E-922E-6857BBE5357A}" type="parTrans" cxnId="{22C39818-6595-41E5-83A8-29CE55C2B721}">
      <dgm:prSet/>
      <dgm:spPr/>
      <dgm:t>
        <a:bodyPr/>
        <a:lstStyle/>
        <a:p>
          <a:endParaRPr lang="en-IN"/>
        </a:p>
      </dgm:t>
    </dgm:pt>
    <dgm:pt modelId="{91D0DF6B-F88E-4E2A-985F-10F4ABD89D64}" type="sibTrans" cxnId="{22C39818-6595-41E5-83A8-29CE55C2B721}">
      <dgm:prSet/>
      <dgm:spPr/>
      <dgm:t>
        <a:bodyPr/>
        <a:lstStyle/>
        <a:p>
          <a:endParaRPr lang="en-IN"/>
        </a:p>
      </dgm:t>
    </dgm:pt>
    <dgm:pt modelId="{3972A3E9-7E00-4193-A8D2-6976C903E7ED}">
      <dgm:prSet phldrT="[Text]"/>
      <dgm:spPr/>
      <dgm:t>
        <a:bodyPr/>
        <a:lstStyle/>
        <a:p>
          <a:r>
            <a:rPr lang="en-IN"/>
            <a:t>key- santhoshi	</a:t>
          </a:r>
        </a:p>
      </dgm:t>
    </dgm:pt>
    <dgm:pt modelId="{4794E3C9-AEED-4FB8-BC46-8DA2351B88D2}" type="parTrans" cxnId="{D20D8C43-3577-49A2-91AD-9018E456C75B}">
      <dgm:prSet/>
      <dgm:spPr/>
      <dgm:t>
        <a:bodyPr/>
        <a:lstStyle/>
        <a:p>
          <a:endParaRPr lang="en-IN"/>
        </a:p>
      </dgm:t>
    </dgm:pt>
    <dgm:pt modelId="{2D45B07F-61C6-4090-8250-4921B1E5F263}" type="sibTrans" cxnId="{D20D8C43-3577-49A2-91AD-9018E456C75B}">
      <dgm:prSet/>
      <dgm:spPr/>
      <dgm:t>
        <a:bodyPr/>
        <a:lstStyle/>
        <a:p>
          <a:endParaRPr lang="en-IN"/>
        </a:p>
      </dgm:t>
    </dgm:pt>
    <dgm:pt modelId="{7DA2512C-C70F-4CAC-8973-2EABE3B794D4}">
      <dgm:prSet phldrT="[Text]"/>
      <dgm:spPr/>
      <dgm:t>
        <a:bodyPr/>
        <a:lstStyle/>
        <a:p>
          <a:r>
            <a:rPr lang="en-IN"/>
            <a:t>offset values -</a:t>
          </a:r>
          <a:r>
            <a:rPr lang="en-IN" strike="sngStrike"/>
            <a:t>285,385</a:t>
          </a:r>
          <a:r>
            <a:rPr lang="en-IN"/>
            <a:t>,485</a:t>
          </a:r>
        </a:p>
      </dgm:t>
    </dgm:pt>
    <dgm:pt modelId="{5B60BB4D-8451-4F67-BDC7-62EC649951EB}" type="parTrans" cxnId="{5B7C40FB-9E74-4A88-81DD-778189FE4174}">
      <dgm:prSet/>
      <dgm:spPr/>
      <dgm:t>
        <a:bodyPr/>
        <a:lstStyle/>
        <a:p>
          <a:endParaRPr lang="en-IN"/>
        </a:p>
      </dgm:t>
    </dgm:pt>
    <dgm:pt modelId="{0FCF08B5-6025-42CA-A62B-628256D904E5}" type="sibTrans" cxnId="{5B7C40FB-9E74-4A88-81DD-778189FE4174}">
      <dgm:prSet/>
      <dgm:spPr/>
      <dgm:t>
        <a:bodyPr/>
        <a:lstStyle/>
        <a:p>
          <a:endParaRPr lang="en-IN"/>
        </a:p>
      </dgm:t>
    </dgm:pt>
    <dgm:pt modelId="{3CD2E38C-32C9-4452-9492-903980ECE371}" type="pres">
      <dgm:prSet presAssocID="{F0833E27-6D47-4F98-BE7B-EA90D84900D9}" presName="Name0" presStyleCnt="0">
        <dgm:presLayoutVars>
          <dgm:chMax/>
          <dgm:chPref/>
          <dgm:dir/>
        </dgm:presLayoutVars>
      </dgm:prSet>
      <dgm:spPr/>
      <dgm:t>
        <a:bodyPr/>
        <a:lstStyle/>
        <a:p>
          <a:endParaRPr lang="en-IN"/>
        </a:p>
      </dgm:t>
    </dgm:pt>
    <dgm:pt modelId="{C65B2030-13F5-4E13-BC1B-4FA605087B37}" type="pres">
      <dgm:prSet presAssocID="{977B92D4-06E0-47F6-8F60-3D386177601B}" presName="parenttextcomposite" presStyleCnt="0"/>
      <dgm:spPr/>
    </dgm:pt>
    <dgm:pt modelId="{AB317103-8372-492C-A0E8-F4BFBFC47D0A}" type="pres">
      <dgm:prSet presAssocID="{977B92D4-06E0-47F6-8F60-3D386177601B}" presName="parenttext" presStyleLbl="revTx" presStyleIdx="0" presStyleCnt="3">
        <dgm:presLayoutVars>
          <dgm:chMax/>
          <dgm:chPref val="2"/>
          <dgm:bulletEnabled val="1"/>
        </dgm:presLayoutVars>
      </dgm:prSet>
      <dgm:spPr/>
      <dgm:t>
        <a:bodyPr/>
        <a:lstStyle/>
        <a:p>
          <a:endParaRPr lang="en-IN"/>
        </a:p>
      </dgm:t>
    </dgm:pt>
    <dgm:pt modelId="{FEF13649-EBA9-4D61-BA50-A7F24BF6540D}" type="pres">
      <dgm:prSet presAssocID="{977B92D4-06E0-47F6-8F60-3D386177601B}" presName="composite" presStyleCnt="0"/>
      <dgm:spPr/>
    </dgm:pt>
    <dgm:pt modelId="{01EDE6F8-49B5-47A1-8FC1-8452DC208851}" type="pres">
      <dgm:prSet presAssocID="{977B92D4-06E0-47F6-8F60-3D386177601B}" presName="chevron1" presStyleLbl="alignNode1" presStyleIdx="0" presStyleCnt="21"/>
      <dgm:spPr/>
    </dgm:pt>
    <dgm:pt modelId="{27C45012-AA33-4185-879E-37F43AF58FAE}" type="pres">
      <dgm:prSet presAssocID="{977B92D4-06E0-47F6-8F60-3D386177601B}" presName="chevron2" presStyleLbl="alignNode1" presStyleIdx="1" presStyleCnt="21"/>
      <dgm:spPr/>
    </dgm:pt>
    <dgm:pt modelId="{A2BB7B25-58B5-4CB2-8F9B-5EE6A1EE7069}" type="pres">
      <dgm:prSet presAssocID="{977B92D4-06E0-47F6-8F60-3D386177601B}" presName="chevron3" presStyleLbl="alignNode1" presStyleIdx="2" presStyleCnt="21"/>
      <dgm:spPr/>
    </dgm:pt>
    <dgm:pt modelId="{A52A4170-BE46-4C32-B29F-37164FEB9EA0}" type="pres">
      <dgm:prSet presAssocID="{977B92D4-06E0-47F6-8F60-3D386177601B}" presName="chevron4" presStyleLbl="alignNode1" presStyleIdx="3" presStyleCnt="21"/>
      <dgm:spPr/>
    </dgm:pt>
    <dgm:pt modelId="{9B63E274-A22B-4D38-82D8-EAC6A06E77F0}" type="pres">
      <dgm:prSet presAssocID="{977B92D4-06E0-47F6-8F60-3D386177601B}" presName="chevron5" presStyleLbl="alignNode1" presStyleIdx="4" presStyleCnt="21"/>
      <dgm:spPr/>
    </dgm:pt>
    <dgm:pt modelId="{D862D4CE-10B0-4533-88B1-D3BB22BC20FC}" type="pres">
      <dgm:prSet presAssocID="{977B92D4-06E0-47F6-8F60-3D386177601B}" presName="chevron6" presStyleLbl="alignNode1" presStyleIdx="5" presStyleCnt="21"/>
      <dgm:spPr/>
    </dgm:pt>
    <dgm:pt modelId="{40CFACAB-6E73-490E-86DB-5A7CD9FD8469}" type="pres">
      <dgm:prSet presAssocID="{977B92D4-06E0-47F6-8F60-3D386177601B}" presName="chevron7" presStyleLbl="alignNode1" presStyleIdx="6" presStyleCnt="21"/>
      <dgm:spPr/>
    </dgm:pt>
    <dgm:pt modelId="{B4B6DF31-0D55-43EA-A374-587982009116}" type="pres">
      <dgm:prSet presAssocID="{977B92D4-06E0-47F6-8F60-3D386177601B}" presName="childtext" presStyleLbl="solidFgAcc1" presStyleIdx="0" presStyleCnt="3">
        <dgm:presLayoutVars>
          <dgm:chMax/>
          <dgm:chPref val="0"/>
          <dgm:bulletEnabled val="1"/>
        </dgm:presLayoutVars>
      </dgm:prSet>
      <dgm:spPr/>
      <dgm:t>
        <a:bodyPr/>
        <a:lstStyle/>
        <a:p>
          <a:endParaRPr lang="en-IN"/>
        </a:p>
      </dgm:t>
    </dgm:pt>
    <dgm:pt modelId="{70FCE4EA-C29D-4FCE-A680-B95E4BA68BF0}" type="pres">
      <dgm:prSet presAssocID="{8080E6FD-08DD-4B91-8C38-AC374FFBFE4E}" presName="sibTrans" presStyleCnt="0"/>
      <dgm:spPr/>
    </dgm:pt>
    <dgm:pt modelId="{E3ED24BF-743E-453C-AA9F-C5558F594DE1}" type="pres">
      <dgm:prSet presAssocID="{803CB63D-61EC-4EB1-8155-45EF6072AB9F}" presName="parenttextcomposite" presStyleCnt="0"/>
      <dgm:spPr/>
    </dgm:pt>
    <dgm:pt modelId="{CD437F6F-EFEB-459D-A864-448F051F6494}" type="pres">
      <dgm:prSet presAssocID="{803CB63D-61EC-4EB1-8155-45EF6072AB9F}" presName="parenttext" presStyleLbl="revTx" presStyleIdx="1" presStyleCnt="3">
        <dgm:presLayoutVars>
          <dgm:chMax/>
          <dgm:chPref val="2"/>
          <dgm:bulletEnabled val="1"/>
        </dgm:presLayoutVars>
      </dgm:prSet>
      <dgm:spPr/>
      <dgm:t>
        <a:bodyPr/>
        <a:lstStyle/>
        <a:p>
          <a:endParaRPr lang="en-IN"/>
        </a:p>
      </dgm:t>
    </dgm:pt>
    <dgm:pt modelId="{67AD2ABB-803D-4C7C-B3BE-354BF8B22989}" type="pres">
      <dgm:prSet presAssocID="{803CB63D-61EC-4EB1-8155-45EF6072AB9F}" presName="composite" presStyleCnt="0"/>
      <dgm:spPr/>
    </dgm:pt>
    <dgm:pt modelId="{300FA2F7-DB2C-4255-9AEB-8F630334A494}" type="pres">
      <dgm:prSet presAssocID="{803CB63D-61EC-4EB1-8155-45EF6072AB9F}" presName="chevron1" presStyleLbl="alignNode1" presStyleIdx="7" presStyleCnt="21"/>
      <dgm:spPr/>
    </dgm:pt>
    <dgm:pt modelId="{ABD55068-B40C-40CF-BFB2-244C0E507EB4}" type="pres">
      <dgm:prSet presAssocID="{803CB63D-61EC-4EB1-8155-45EF6072AB9F}" presName="chevron2" presStyleLbl="alignNode1" presStyleIdx="8" presStyleCnt="21"/>
      <dgm:spPr/>
    </dgm:pt>
    <dgm:pt modelId="{82E6630B-CFA1-4DC0-A1A2-E6F41B46404F}" type="pres">
      <dgm:prSet presAssocID="{803CB63D-61EC-4EB1-8155-45EF6072AB9F}" presName="chevron3" presStyleLbl="alignNode1" presStyleIdx="9" presStyleCnt="21"/>
      <dgm:spPr/>
    </dgm:pt>
    <dgm:pt modelId="{E67E81EE-2FF5-4D2D-80C9-026A8D962FF1}" type="pres">
      <dgm:prSet presAssocID="{803CB63D-61EC-4EB1-8155-45EF6072AB9F}" presName="chevron4" presStyleLbl="alignNode1" presStyleIdx="10" presStyleCnt="21"/>
      <dgm:spPr/>
    </dgm:pt>
    <dgm:pt modelId="{8E7C765E-1E09-4CA1-8DAD-EF5145588355}" type="pres">
      <dgm:prSet presAssocID="{803CB63D-61EC-4EB1-8155-45EF6072AB9F}" presName="chevron5" presStyleLbl="alignNode1" presStyleIdx="11" presStyleCnt="21"/>
      <dgm:spPr/>
    </dgm:pt>
    <dgm:pt modelId="{B32C88EC-19AB-44E8-88AD-C0EC587BF109}" type="pres">
      <dgm:prSet presAssocID="{803CB63D-61EC-4EB1-8155-45EF6072AB9F}" presName="chevron6" presStyleLbl="alignNode1" presStyleIdx="12" presStyleCnt="21"/>
      <dgm:spPr/>
    </dgm:pt>
    <dgm:pt modelId="{7503AB94-B7E8-4A1A-BD7D-7ED13D1DD76B}" type="pres">
      <dgm:prSet presAssocID="{803CB63D-61EC-4EB1-8155-45EF6072AB9F}" presName="chevron7" presStyleLbl="alignNode1" presStyleIdx="13" presStyleCnt="21"/>
      <dgm:spPr/>
    </dgm:pt>
    <dgm:pt modelId="{4716F5A6-B9B7-4D0D-BA48-E6581CB2405B}" type="pres">
      <dgm:prSet presAssocID="{803CB63D-61EC-4EB1-8155-45EF6072AB9F}" presName="childtext" presStyleLbl="solidFgAcc1" presStyleIdx="1" presStyleCnt="3">
        <dgm:presLayoutVars>
          <dgm:chMax/>
          <dgm:chPref val="0"/>
          <dgm:bulletEnabled val="1"/>
        </dgm:presLayoutVars>
      </dgm:prSet>
      <dgm:spPr/>
      <dgm:t>
        <a:bodyPr/>
        <a:lstStyle/>
        <a:p>
          <a:endParaRPr lang="en-IN"/>
        </a:p>
      </dgm:t>
    </dgm:pt>
    <dgm:pt modelId="{B3622995-F7ED-413D-8724-CE92332F2BF6}" type="pres">
      <dgm:prSet presAssocID="{F6F54A9C-4D97-4F3A-AC36-894971E9FF2D}" presName="sibTrans" presStyleCnt="0"/>
      <dgm:spPr/>
    </dgm:pt>
    <dgm:pt modelId="{EBBDF2E9-EFF8-45A9-AE60-63B01B097D67}" type="pres">
      <dgm:prSet presAssocID="{3972A3E9-7E00-4193-A8D2-6976C903E7ED}" presName="parenttextcomposite" presStyleCnt="0"/>
      <dgm:spPr/>
    </dgm:pt>
    <dgm:pt modelId="{461B1407-6C91-43B4-87AC-DD14C33C5DDD}" type="pres">
      <dgm:prSet presAssocID="{3972A3E9-7E00-4193-A8D2-6976C903E7ED}" presName="parenttext" presStyleLbl="revTx" presStyleIdx="2" presStyleCnt="3">
        <dgm:presLayoutVars>
          <dgm:chMax/>
          <dgm:chPref val="2"/>
          <dgm:bulletEnabled val="1"/>
        </dgm:presLayoutVars>
      </dgm:prSet>
      <dgm:spPr/>
      <dgm:t>
        <a:bodyPr/>
        <a:lstStyle/>
        <a:p>
          <a:endParaRPr lang="en-IN"/>
        </a:p>
      </dgm:t>
    </dgm:pt>
    <dgm:pt modelId="{43CCD18A-8031-4069-A32B-87836F796E1B}" type="pres">
      <dgm:prSet presAssocID="{3972A3E9-7E00-4193-A8D2-6976C903E7ED}" presName="composite" presStyleCnt="0"/>
      <dgm:spPr/>
    </dgm:pt>
    <dgm:pt modelId="{63036824-0863-411D-B589-D25B0C678F3F}" type="pres">
      <dgm:prSet presAssocID="{3972A3E9-7E00-4193-A8D2-6976C903E7ED}" presName="chevron1" presStyleLbl="alignNode1" presStyleIdx="14" presStyleCnt="21"/>
      <dgm:spPr/>
    </dgm:pt>
    <dgm:pt modelId="{0C13E71C-22C9-4227-BE82-BDDFA25E8836}" type="pres">
      <dgm:prSet presAssocID="{3972A3E9-7E00-4193-A8D2-6976C903E7ED}" presName="chevron2" presStyleLbl="alignNode1" presStyleIdx="15" presStyleCnt="21"/>
      <dgm:spPr/>
    </dgm:pt>
    <dgm:pt modelId="{DC713BE9-330A-42B7-8C0D-54AEF229375C}" type="pres">
      <dgm:prSet presAssocID="{3972A3E9-7E00-4193-A8D2-6976C903E7ED}" presName="chevron3" presStyleLbl="alignNode1" presStyleIdx="16" presStyleCnt="21"/>
      <dgm:spPr/>
    </dgm:pt>
    <dgm:pt modelId="{51ABD569-4E93-4692-8348-CA2361285D5A}" type="pres">
      <dgm:prSet presAssocID="{3972A3E9-7E00-4193-A8D2-6976C903E7ED}" presName="chevron4" presStyleLbl="alignNode1" presStyleIdx="17" presStyleCnt="21"/>
      <dgm:spPr/>
    </dgm:pt>
    <dgm:pt modelId="{1AAD12F6-A577-43B3-A297-F14A89FBA69D}" type="pres">
      <dgm:prSet presAssocID="{3972A3E9-7E00-4193-A8D2-6976C903E7ED}" presName="chevron5" presStyleLbl="alignNode1" presStyleIdx="18" presStyleCnt="21"/>
      <dgm:spPr/>
    </dgm:pt>
    <dgm:pt modelId="{439BFE0A-64F6-40CD-B04D-E483D00C9DB9}" type="pres">
      <dgm:prSet presAssocID="{3972A3E9-7E00-4193-A8D2-6976C903E7ED}" presName="chevron6" presStyleLbl="alignNode1" presStyleIdx="19" presStyleCnt="21"/>
      <dgm:spPr/>
    </dgm:pt>
    <dgm:pt modelId="{F52202A4-C12B-475F-8D17-EA6C927D1B9D}" type="pres">
      <dgm:prSet presAssocID="{3972A3E9-7E00-4193-A8D2-6976C903E7ED}" presName="chevron7" presStyleLbl="alignNode1" presStyleIdx="20" presStyleCnt="21"/>
      <dgm:spPr/>
    </dgm:pt>
    <dgm:pt modelId="{19EFC196-2892-4AE7-B41C-6E28435C2E09}" type="pres">
      <dgm:prSet presAssocID="{3972A3E9-7E00-4193-A8D2-6976C903E7ED}" presName="childtext" presStyleLbl="solidFgAcc1" presStyleIdx="2" presStyleCnt="3">
        <dgm:presLayoutVars>
          <dgm:chMax/>
          <dgm:chPref val="0"/>
          <dgm:bulletEnabled val="1"/>
        </dgm:presLayoutVars>
      </dgm:prSet>
      <dgm:spPr/>
      <dgm:t>
        <a:bodyPr/>
        <a:lstStyle/>
        <a:p>
          <a:endParaRPr lang="en-IN"/>
        </a:p>
      </dgm:t>
    </dgm:pt>
  </dgm:ptLst>
  <dgm:cxnLst>
    <dgm:cxn modelId="{2A2E8D67-CACD-4624-8BD9-2FEFDD460B4F}" srcId="{977B92D4-06E0-47F6-8F60-3D386177601B}" destId="{EF3C7AB2-02FA-4614-A932-CDFA86068D41}" srcOrd="0" destOrd="0" parTransId="{5F2BBADF-E2A0-433F-89BF-D35727A1AB29}" sibTransId="{E5FF5FDF-2608-4B50-ABEB-124247163042}"/>
    <dgm:cxn modelId="{3887F015-ADF3-467B-831A-95BF9383149F}" type="presOf" srcId="{F0833E27-6D47-4F98-BE7B-EA90D84900D9}" destId="{3CD2E38C-32C9-4452-9492-903980ECE371}" srcOrd="0" destOrd="0" presId="urn:microsoft.com/office/officeart/2008/layout/VerticalAccentList"/>
    <dgm:cxn modelId="{B00F45D8-4DA6-4F04-AA31-E82F59E0BA35}" type="presOf" srcId="{3972A3E9-7E00-4193-A8D2-6976C903E7ED}" destId="{461B1407-6C91-43B4-87AC-DD14C33C5DDD}" srcOrd="0" destOrd="0" presId="urn:microsoft.com/office/officeart/2008/layout/VerticalAccentList"/>
    <dgm:cxn modelId="{22C39818-6595-41E5-83A8-29CE55C2B721}" srcId="{803CB63D-61EC-4EB1-8155-45EF6072AB9F}" destId="{BB40F8A4-F9E8-4DC6-9C92-23506720C4FC}" srcOrd="0" destOrd="0" parTransId="{ACBBABE9-7C28-4E9E-922E-6857BBE5357A}" sibTransId="{91D0DF6B-F88E-4E2A-985F-10F4ABD89D64}"/>
    <dgm:cxn modelId="{7EF03209-9EB6-41ED-AC8E-75253DC5D869}" type="presOf" srcId="{977B92D4-06E0-47F6-8F60-3D386177601B}" destId="{AB317103-8372-492C-A0E8-F4BFBFC47D0A}" srcOrd="0" destOrd="0" presId="urn:microsoft.com/office/officeart/2008/layout/VerticalAccentList"/>
    <dgm:cxn modelId="{DC6D8D7E-8ECE-4B31-8F66-56077C0E6581}" type="presOf" srcId="{803CB63D-61EC-4EB1-8155-45EF6072AB9F}" destId="{CD437F6F-EFEB-459D-A864-448F051F6494}" srcOrd="0" destOrd="0" presId="urn:microsoft.com/office/officeart/2008/layout/VerticalAccentList"/>
    <dgm:cxn modelId="{428C78D4-4C52-40B1-9005-89CB581FA817}" type="presOf" srcId="{7DA2512C-C70F-4CAC-8973-2EABE3B794D4}" destId="{19EFC196-2892-4AE7-B41C-6E28435C2E09}" srcOrd="0" destOrd="0" presId="urn:microsoft.com/office/officeart/2008/layout/VerticalAccentList"/>
    <dgm:cxn modelId="{E557404A-1E29-4E8B-A0CE-9A88C61664EB}" srcId="{F0833E27-6D47-4F98-BE7B-EA90D84900D9}" destId="{977B92D4-06E0-47F6-8F60-3D386177601B}" srcOrd="0" destOrd="0" parTransId="{7E9257B4-A758-49D5-963C-6B7E83A3D477}" sibTransId="{8080E6FD-08DD-4B91-8C38-AC374FFBFE4E}"/>
    <dgm:cxn modelId="{42A69719-B51C-4745-88C5-AE1E8E680155}" type="presOf" srcId="{EF3C7AB2-02FA-4614-A932-CDFA86068D41}" destId="{B4B6DF31-0D55-43EA-A374-587982009116}" srcOrd="0" destOrd="0" presId="urn:microsoft.com/office/officeart/2008/layout/VerticalAccentList"/>
    <dgm:cxn modelId="{4CEAFB80-C37F-4551-BE92-D81C67E2EA1A}" srcId="{F0833E27-6D47-4F98-BE7B-EA90D84900D9}" destId="{803CB63D-61EC-4EB1-8155-45EF6072AB9F}" srcOrd="1" destOrd="0" parTransId="{798C84E5-AFEF-42E8-9A14-F2DD6ACD9D41}" sibTransId="{F6F54A9C-4D97-4F3A-AC36-894971E9FF2D}"/>
    <dgm:cxn modelId="{D20D8C43-3577-49A2-91AD-9018E456C75B}" srcId="{F0833E27-6D47-4F98-BE7B-EA90D84900D9}" destId="{3972A3E9-7E00-4193-A8D2-6976C903E7ED}" srcOrd="2" destOrd="0" parTransId="{4794E3C9-AEED-4FB8-BC46-8DA2351B88D2}" sibTransId="{2D45B07F-61C6-4090-8250-4921B1E5F263}"/>
    <dgm:cxn modelId="{5B7C40FB-9E74-4A88-81DD-778189FE4174}" srcId="{3972A3E9-7E00-4193-A8D2-6976C903E7ED}" destId="{7DA2512C-C70F-4CAC-8973-2EABE3B794D4}" srcOrd="0" destOrd="0" parTransId="{5B60BB4D-8451-4F67-BDC7-62EC649951EB}" sibTransId="{0FCF08B5-6025-42CA-A62B-628256D904E5}"/>
    <dgm:cxn modelId="{D4B31218-DDAD-48BF-810F-8965AFA84DBF}" type="presOf" srcId="{BB40F8A4-F9E8-4DC6-9C92-23506720C4FC}" destId="{4716F5A6-B9B7-4D0D-BA48-E6581CB2405B}" srcOrd="0" destOrd="0" presId="urn:microsoft.com/office/officeart/2008/layout/VerticalAccentList"/>
    <dgm:cxn modelId="{C67D7C55-EDEB-4FA0-A6A7-6E75B577F9AA}" type="presParOf" srcId="{3CD2E38C-32C9-4452-9492-903980ECE371}" destId="{C65B2030-13F5-4E13-BC1B-4FA605087B37}" srcOrd="0" destOrd="0" presId="urn:microsoft.com/office/officeart/2008/layout/VerticalAccentList"/>
    <dgm:cxn modelId="{D165DF50-AE2B-4007-8C8C-7A606EE5C2F4}" type="presParOf" srcId="{C65B2030-13F5-4E13-BC1B-4FA605087B37}" destId="{AB317103-8372-492C-A0E8-F4BFBFC47D0A}" srcOrd="0" destOrd="0" presId="urn:microsoft.com/office/officeart/2008/layout/VerticalAccentList"/>
    <dgm:cxn modelId="{A12DDB57-BD6B-4C78-A723-118967648718}" type="presParOf" srcId="{3CD2E38C-32C9-4452-9492-903980ECE371}" destId="{FEF13649-EBA9-4D61-BA50-A7F24BF6540D}" srcOrd="1" destOrd="0" presId="urn:microsoft.com/office/officeart/2008/layout/VerticalAccentList"/>
    <dgm:cxn modelId="{40EFB03D-485A-48DF-B4A5-042D10023D47}" type="presParOf" srcId="{FEF13649-EBA9-4D61-BA50-A7F24BF6540D}" destId="{01EDE6F8-49B5-47A1-8FC1-8452DC208851}" srcOrd="0" destOrd="0" presId="urn:microsoft.com/office/officeart/2008/layout/VerticalAccentList"/>
    <dgm:cxn modelId="{5D3D28C2-705C-446F-9D11-11EF9DF15A9F}" type="presParOf" srcId="{FEF13649-EBA9-4D61-BA50-A7F24BF6540D}" destId="{27C45012-AA33-4185-879E-37F43AF58FAE}" srcOrd="1" destOrd="0" presId="urn:microsoft.com/office/officeart/2008/layout/VerticalAccentList"/>
    <dgm:cxn modelId="{FB0E7373-EC1D-4DE7-AC79-017C3FB97AF2}" type="presParOf" srcId="{FEF13649-EBA9-4D61-BA50-A7F24BF6540D}" destId="{A2BB7B25-58B5-4CB2-8F9B-5EE6A1EE7069}" srcOrd="2" destOrd="0" presId="urn:microsoft.com/office/officeart/2008/layout/VerticalAccentList"/>
    <dgm:cxn modelId="{E5B6521E-B97C-4DD0-9EB0-05A18CB5E046}" type="presParOf" srcId="{FEF13649-EBA9-4D61-BA50-A7F24BF6540D}" destId="{A52A4170-BE46-4C32-B29F-37164FEB9EA0}" srcOrd="3" destOrd="0" presId="urn:microsoft.com/office/officeart/2008/layout/VerticalAccentList"/>
    <dgm:cxn modelId="{7CADD6C1-9DD5-4B13-B913-40A425588203}" type="presParOf" srcId="{FEF13649-EBA9-4D61-BA50-A7F24BF6540D}" destId="{9B63E274-A22B-4D38-82D8-EAC6A06E77F0}" srcOrd="4" destOrd="0" presId="urn:microsoft.com/office/officeart/2008/layout/VerticalAccentList"/>
    <dgm:cxn modelId="{618380B1-A047-4A9D-9160-85148DF676B4}" type="presParOf" srcId="{FEF13649-EBA9-4D61-BA50-A7F24BF6540D}" destId="{D862D4CE-10B0-4533-88B1-D3BB22BC20FC}" srcOrd="5" destOrd="0" presId="urn:microsoft.com/office/officeart/2008/layout/VerticalAccentList"/>
    <dgm:cxn modelId="{92D9B671-87A1-4A86-8F5B-188494424C39}" type="presParOf" srcId="{FEF13649-EBA9-4D61-BA50-A7F24BF6540D}" destId="{40CFACAB-6E73-490E-86DB-5A7CD9FD8469}" srcOrd="6" destOrd="0" presId="urn:microsoft.com/office/officeart/2008/layout/VerticalAccentList"/>
    <dgm:cxn modelId="{20D3628E-A73B-485D-BFB6-233B16E75F8E}" type="presParOf" srcId="{FEF13649-EBA9-4D61-BA50-A7F24BF6540D}" destId="{B4B6DF31-0D55-43EA-A374-587982009116}" srcOrd="7" destOrd="0" presId="urn:microsoft.com/office/officeart/2008/layout/VerticalAccentList"/>
    <dgm:cxn modelId="{B933081B-7072-470F-8C56-2607432DCF09}" type="presParOf" srcId="{3CD2E38C-32C9-4452-9492-903980ECE371}" destId="{70FCE4EA-C29D-4FCE-A680-B95E4BA68BF0}" srcOrd="2" destOrd="0" presId="urn:microsoft.com/office/officeart/2008/layout/VerticalAccentList"/>
    <dgm:cxn modelId="{79840D23-833B-49AF-9FAE-86739EB4ADB7}" type="presParOf" srcId="{3CD2E38C-32C9-4452-9492-903980ECE371}" destId="{E3ED24BF-743E-453C-AA9F-C5558F594DE1}" srcOrd="3" destOrd="0" presId="urn:microsoft.com/office/officeart/2008/layout/VerticalAccentList"/>
    <dgm:cxn modelId="{C69096FC-176F-4282-A82D-C1E078B2D214}" type="presParOf" srcId="{E3ED24BF-743E-453C-AA9F-C5558F594DE1}" destId="{CD437F6F-EFEB-459D-A864-448F051F6494}" srcOrd="0" destOrd="0" presId="urn:microsoft.com/office/officeart/2008/layout/VerticalAccentList"/>
    <dgm:cxn modelId="{F82BD949-40E7-480C-8163-E80F2514D634}" type="presParOf" srcId="{3CD2E38C-32C9-4452-9492-903980ECE371}" destId="{67AD2ABB-803D-4C7C-B3BE-354BF8B22989}" srcOrd="4" destOrd="0" presId="urn:microsoft.com/office/officeart/2008/layout/VerticalAccentList"/>
    <dgm:cxn modelId="{318CDADE-E40E-4048-8174-497EBAEFF55D}" type="presParOf" srcId="{67AD2ABB-803D-4C7C-B3BE-354BF8B22989}" destId="{300FA2F7-DB2C-4255-9AEB-8F630334A494}" srcOrd="0" destOrd="0" presId="urn:microsoft.com/office/officeart/2008/layout/VerticalAccentList"/>
    <dgm:cxn modelId="{957FD78C-FF05-498F-AE2D-62FA5F4E3C84}" type="presParOf" srcId="{67AD2ABB-803D-4C7C-B3BE-354BF8B22989}" destId="{ABD55068-B40C-40CF-BFB2-244C0E507EB4}" srcOrd="1" destOrd="0" presId="urn:microsoft.com/office/officeart/2008/layout/VerticalAccentList"/>
    <dgm:cxn modelId="{3535D78E-D2EB-40A3-8773-7A3DFAA18329}" type="presParOf" srcId="{67AD2ABB-803D-4C7C-B3BE-354BF8B22989}" destId="{82E6630B-CFA1-4DC0-A1A2-E6F41B46404F}" srcOrd="2" destOrd="0" presId="urn:microsoft.com/office/officeart/2008/layout/VerticalAccentList"/>
    <dgm:cxn modelId="{90EC7980-991A-4535-9573-3261D0018051}" type="presParOf" srcId="{67AD2ABB-803D-4C7C-B3BE-354BF8B22989}" destId="{E67E81EE-2FF5-4D2D-80C9-026A8D962FF1}" srcOrd="3" destOrd="0" presId="urn:microsoft.com/office/officeart/2008/layout/VerticalAccentList"/>
    <dgm:cxn modelId="{88BAD5EA-DE05-4DF5-9D9C-5D695DD200C1}" type="presParOf" srcId="{67AD2ABB-803D-4C7C-B3BE-354BF8B22989}" destId="{8E7C765E-1E09-4CA1-8DAD-EF5145588355}" srcOrd="4" destOrd="0" presId="urn:microsoft.com/office/officeart/2008/layout/VerticalAccentList"/>
    <dgm:cxn modelId="{59F7814E-75B5-43B3-8E79-E00D9B781FAA}" type="presParOf" srcId="{67AD2ABB-803D-4C7C-B3BE-354BF8B22989}" destId="{B32C88EC-19AB-44E8-88AD-C0EC587BF109}" srcOrd="5" destOrd="0" presId="urn:microsoft.com/office/officeart/2008/layout/VerticalAccentList"/>
    <dgm:cxn modelId="{C6CC08A8-399B-42B8-BD41-81ADA88D7D3A}" type="presParOf" srcId="{67AD2ABB-803D-4C7C-B3BE-354BF8B22989}" destId="{7503AB94-B7E8-4A1A-BD7D-7ED13D1DD76B}" srcOrd="6" destOrd="0" presId="urn:microsoft.com/office/officeart/2008/layout/VerticalAccentList"/>
    <dgm:cxn modelId="{BDF63484-D561-456D-B4A5-37A24F94A4B8}" type="presParOf" srcId="{67AD2ABB-803D-4C7C-B3BE-354BF8B22989}" destId="{4716F5A6-B9B7-4D0D-BA48-E6581CB2405B}" srcOrd="7" destOrd="0" presId="urn:microsoft.com/office/officeart/2008/layout/VerticalAccentList"/>
    <dgm:cxn modelId="{A73EF716-82BB-455C-B540-9D9D7267CF10}" type="presParOf" srcId="{3CD2E38C-32C9-4452-9492-903980ECE371}" destId="{B3622995-F7ED-413D-8724-CE92332F2BF6}" srcOrd="5" destOrd="0" presId="urn:microsoft.com/office/officeart/2008/layout/VerticalAccentList"/>
    <dgm:cxn modelId="{A343F447-7FBC-4205-AAFA-2522B7D88235}" type="presParOf" srcId="{3CD2E38C-32C9-4452-9492-903980ECE371}" destId="{EBBDF2E9-EFF8-45A9-AE60-63B01B097D67}" srcOrd="6" destOrd="0" presId="urn:microsoft.com/office/officeart/2008/layout/VerticalAccentList"/>
    <dgm:cxn modelId="{81AB5CD2-92EB-4FFE-9164-FDE35B31A544}" type="presParOf" srcId="{EBBDF2E9-EFF8-45A9-AE60-63B01B097D67}" destId="{461B1407-6C91-43B4-87AC-DD14C33C5DDD}" srcOrd="0" destOrd="0" presId="urn:microsoft.com/office/officeart/2008/layout/VerticalAccentList"/>
    <dgm:cxn modelId="{CB51CA05-D0FE-4CCC-8EA2-EADFAC563B1F}" type="presParOf" srcId="{3CD2E38C-32C9-4452-9492-903980ECE371}" destId="{43CCD18A-8031-4069-A32B-87836F796E1B}" srcOrd="7" destOrd="0" presId="urn:microsoft.com/office/officeart/2008/layout/VerticalAccentList"/>
    <dgm:cxn modelId="{EA89223A-9673-4CA4-A98C-10A360C0AD04}" type="presParOf" srcId="{43CCD18A-8031-4069-A32B-87836F796E1B}" destId="{63036824-0863-411D-B589-D25B0C678F3F}" srcOrd="0" destOrd="0" presId="urn:microsoft.com/office/officeart/2008/layout/VerticalAccentList"/>
    <dgm:cxn modelId="{481A8787-30FD-4249-AB86-06782A0438F0}" type="presParOf" srcId="{43CCD18A-8031-4069-A32B-87836F796E1B}" destId="{0C13E71C-22C9-4227-BE82-BDDFA25E8836}" srcOrd="1" destOrd="0" presId="urn:microsoft.com/office/officeart/2008/layout/VerticalAccentList"/>
    <dgm:cxn modelId="{FD838286-6B3F-47E0-B64C-A8796ADF78AF}" type="presParOf" srcId="{43CCD18A-8031-4069-A32B-87836F796E1B}" destId="{DC713BE9-330A-42B7-8C0D-54AEF229375C}" srcOrd="2" destOrd="0" presId="urn:microsoft.com/office/officeart/2008/layout/VerticalAccentList"/>
    <dgm:cxn modelId="{7F02CD7A-14C5-4360-B45D-4881BF0D1488}" type="presParOf" srcId="{43CCD18A-8031-4069-A32B-87836F796E1B}" destId="{51ABD569-4E93-4692-8348-CA2361285D5A}" srcOrd="3" destOrd="0" presId="urn:microsoft.com/office/officeart/2008/layout/VerticalAccentList"/>
    <dgm:cxn modelId="{8FD46D46-E85F-4FB8-97B5-2E4C16DA1885}" type="presParOf" srcId="{43CCD18A-8031-4069-A32B-87836F796E1B}" destId="{1AAD12F6-A577-43B3-A297-F14A89FBA69D}" srcOrd="4" destOrd="0" presId="urn:microsoft.com/office/officeart/2008/layout/VerticalAccentList"/>
    <dgm:cxn modelId="{600DF411-AECF-4493-A95D-E47FA4E1E8FA}" type="presParOf" srcId="{43CCD18A-8031-4069-A32B-87836F796E1B}" destId="{439BFE0A-64F6-40CD-B04D-E483D00C9DB9}" srcOrd="5" destOrd="0" presId="urn:microsoft.com/office/officeart/2008/layout/VerticalAccentList"/>
    <dgm:cxn modelId="{37E8E308-B023-4584-A549-9069C4FEA5B1}" type="presParOf" srcId="{43CCD18A-8031-4069-A32B-87836F796E1B}" destId="{F52202A4-C12B-475F-8D17-EA6C927D1B9D}" srcOrd="6" destOrd="0" presId="urn:microsoft.com/office/officeart/2008/layout/VerticalAccentList"/>
    <dgm:cxn modelId="{A00D9B7E-FF0E-4B02-8AF8-AC8153A7A723}" type="presParOf" srcId="{43CCD18A-8031-4069-A32B-87836F796E1B}" destId="{19EFC196-2892-4AE7-B41C-6E28435C2E09}" srcOrd="7" destOrd="0" presId="urn:microsoft.com/office/officeart/2008/layout/VerticalAccent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6A6567-3DA8-4535-A5E4-FE687141802D}">
      <dsp:nvSpPr>
        <dsp:cNvPr id="0" name=""/>
        <dsp:cNvSpPr/>
      </dsp:nvSpPr>
      <dsp:spPr>
        <a:xfrm>
          <a:off x="2743200" y="143178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6F0D5-C120-4721-A9DC-4D3403DDDD7C}">
      <dsp:nvSpPr>
        <dsp:cNvPr id="0" name=""/>
        <dsp:cNvSpPr/>
      </dsp:nvSpPr>
      <dsp:spPr>
        <a:xfrm>
          <a:off x="2697479" y="1431780"/>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4D0DAA-4571-41CD-9B94-69449F637B93}">
      <dsp:nvSpPr>
        <dsp:cNvPr id="0" name=""/>
        <dsp:cNvSpPr/>
      </dsp:nvSpPr>
      <dsp:spPr>
        <a:xfrm>
          <a:off x="802365" y="143178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5B2BF5-02AC-4AFB-A614-4284552024DE}">
      <dsp:nvSpPr>
        <dsp:cNvPr id="0" name=""/>
        <dsp:cNvSpPr/>
      </dsp:nvSpPr>
      <dsp:spPr>
        <a:xfrm>
          <a:off x="1941202" y="62978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amazon orders </a:t>
          </a:r>
        </a:p>
      </dsp:txBody>
      <dsp:txXfrm>
        <a:off x="1941202" y="629782"/>
        <a:ext cx="1603995" cy="801997"/>
      </dsp:txXfrm>
    </dsp:sp>
    <dsp:sp modelId="{3EF311C0-49C4-43FE-87C0-09BCCE2C5B3D}">
      <dsp:nvSpPr>
        <dsp:cNvPr id="0" name=""/>
        <dsp:cNvSpPr/>
      </dsp:nvSpPr>
      <dsp:spPr>
        <a:xfrm>
          <a:off x="368" y="176861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Delivery service	</a:t>
          </a:r>
        </a:p>
      </dsp:txBody>
      <dsp:txXfrm>
        <a:off x="368" y="1768619"/>
        <a:ext cx="1603995" cy="801997"/>
      </dsp:txXfrm>
    </dsp:sp>
    <dsp:sp modelId="{5F687E2C-1315-4E97-830C-ED136A706BB5}">
      <dsp:nvSpPr>
        <dsp:cNvPr id="0" name=""/>
        <dsp:cNvSpPr/>
      </dsp:nvSpPr>
      <dsp:spPr>
        <a:xfrm>
          <a:off x="1941202" y="176861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Item less Price detection</a:t>
          </a:r>
        </a:p>
      </dsp:txBody>
      <dsp:txXfrm>
        <a:off x="1941202" y="1768619"/>
        <a:ext cx="1603995" cy="801997"/>
      </dsp:txXfrm>
    </dsp:sp>
    <dsp:sp modelId="{9874A772-6F54-4D35-9EE9-D70FDC5D9E3E}">
      <dsp:nvSpPr>
        <dsp:cNvPr id="0" name=""/>
        <dsp:cNvSpPr/>
      </dsp:nvSpPr>
      <dsp:spPr>
        <a:xfrm>
          <a:off x="3882036" y="176861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Notification service</a:t>
          </a:r>
        </a:p>
      </dsp:txBody>
      <dsp:txXfrm>
        <a:off x="3882036" y="1768619"/>
        <a:ext cx="1603995" cy="8019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317103-8372-492C-A0E8-F4BFBFC47D0A}">
      <dsp:nvSpPr>
        <dsp:cNvPr id="0" name=""/>
        <dsp:cNvSpPr/>
      </dsp:nvSpPr>
      <dsp:spPr>
        <a:xfrm>
          <a:off x="726941" y="2019"/>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partition-1	key- mani	</a:t>
          </a:r>
        </a:p>
      </dsp:txBody>
      <dsp:txXfrm>
        <a:off x="726941" y="2019"/>
        <a:ext cx="3741896" cy="340172"/>
      </dsp:txXfrm>
    </dsp:sp>
    <dsp:sp modelId="{01EDE6F8-49B5-47A1-8FC1-8452DC208851}">
      <dsp:nvSpPr>
        <dsp:cNvPr id="0" name=""/>
        <dsp:cNvSpPr/>
      </dsp:nvSpPr>
      <dsp:spPr>
        <a:xfrm>
          <a:off x="726941"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C45012-AA33-4185-879E-37F43AF58FAE}">
      <dsp:nvSpPr>
        <dsp:cNvPr id="0" name=""/>
        <dsp:cNvSpPr/>
      </dsp:nvSpPr>
      <dsp:spPr>
        <a:xfrm>
          <a:off x="1252885"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BB7B25-58B5-4CB2-8F9B-5EE6A1EE7069}">
      <dsp:nvSpPr>
        <dsp:cNvPr id="0" name=""/>
        <dsp:cNvSpPr/>
      </dsp:nvSpPr>
      <dsp:spPr>
        <a:xfrm>
          <a:off x="1779245"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2A4170-BE46-4C32-B29F-37164FEB9EA0}">
      <dsp:nvSpPr>
        <dsp:cNvPr id="0" name=""/>
        <dsp:cNvSpPr/>
      </dsp:nvSpPr>
      <dsp:spPr>
        <a:xfrm>
          <a:off x="2305190"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3E274-A22B-4D38-82D8-EAC6A06E77F0}">
      <dsp:nvSpPr>
        <dsp:cNvPr id="0" name=""/>
        <dsp:cNvSpPr/>
      </dsp:nvSpPr>
      <dsp:spPr>
        <a:xfrm>
          <a:off x="2831550"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62D4CE-10B0-4533-88B1-D3BB22BC20FC}">
      <dsp:nvSpPr>
        <dsp:cNvPr id="0" name=""/>
        <dsp:cNvSpPr/>
      </dsp:nvSpPr>
      <dsp:spPr>
        <a:xfrm>
          <a:off x="3357494"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CFACAB-6E73-490E-86DB-5A7CD9FD8469}">
      <dsp:nvSpPr>
        <dsp:cNvPr id="0" name=""/>
        <dsp:cNvSpPr/>
      </dsp:nvSpPr>
      <dsp:spPr>
        <a:xfrm>
          <a:off x="3883854"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B6DF31-0D55-43EA-A374-587982009116}">
      <dsp:nvSpPr>
        <dsp:cNvPr id="0" name=""/>
        <dsp:cNvSpPr/>
      </dsp:nvSpPr>
      <dsp:spPr>
        <a:xfrm>
          <a:off x="726941" y="411486"/>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1,200</a:t>
          </a:r>
          <a:r>
            <a:rPr lang="en-IN" sz="1300" kern="1200"/>
            <a:t>,991 (Now here except last offset 991 , all previous offset elements will be deleted)</a:t>
          </a:r>
        </a:p>
      </dsp:txBody>
      <dsp:txXfrm>
        <a:off x="726941" y="411486"/>
        <a:ext cx="3790540" cy="554354"/>
      </dsp:txXfrm>
    </dsp:sp>
    <dsp:sp modelId="{CD437F6F-EFEB-459D-A864-448F051F6494}">
      <dsp:nvSpPr>
        <dsp:cNvPr id="0" name=""/>
        <dsp:cNvSpPr/>
      </dsp:nvSpPr>
      <dsp:spPr>
        <a:xfrm>
          <a:off x="726941" y="1083641"/>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key- sai</a:t>
          </a:r>
        </a:p>
      </dsp:txBody>
      <dsp:txXfrm>
        <a:off x="726941" y="1083641"/>
        <a:ext cx="3741896" cy="340172"/>
      </dsp:txXfrm>
    </dsp:sp>
    <dsp:sp modelId="{300FA2F7-DB2C-4255-9AEB-8F630334A494}">
      <dsp:nvSpPr>
        <dsp:cNvPr id="0" name=""/>
        <dsp:cNvSpPr/>
      </dsp:nvSpPr>
      <dsp:spPr>
        <a:xfrm>
          <a:off x="726941"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D55068-B40C-40CF-BFB2-244C0E507EB4}">
      <dsp:nvSpPr>
        <dsp:cNvPr id="0" name=""/>
        <dsp:cNvSpPr/>
      </dsp:nvSpPr>
      <dsp:spPr>
        <a:xfrm>
          <a:off x="1252885"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E6630B-CFA1-4DC0-A1A2-E6F41B46404F}">
      <dsp:nvSpPr>
        <dsp:cNvPr id="0" name=""/>
        <dsp:cNvSpPr/>
      </dsp:nvSpPr>
      <dsp:spPr>
        <a:xfrm>
          <a:off x="1779245"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67E81EE-2FF5-4D2D-80C9-026A8D962FF1}">
      <dsp:nvSpPr>
        <dsp:cNvPr id="0" name=""/>
        <dsp:cNvSpPr/>
      </dsp:nvSpPr>
      <dsp:spPr>
        <a:xfrm>
          <a:off x="2305190"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7C765E-1E09-4CA1-8DAD-EF5145588355}">
      <dsp:nvSpPr>
        <dsp:cNvPr id="0" name=""/>
        <dsp:cNvSpPr/>
      </dsp:nvSpPr>
      <dsp:spPr>
        <a:xfrm>
          <a:off x="2831550"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2C88EC-19AB-44E8-88AD-C0EC587BF109}">
      <dsp:nvSpPr>
        <dsp:cNvPr id="0" name=""/>
        <dsp:cNvSpPr/>
      </dsp:nvSpPr>
      <dsp:spPr>
        <a:xfrm>
          <a:off x="3357494"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03AB94-B7E8-4A1A-BD7D-7ED13D1DD76B}">
      <dsp:nvSpPr>
        <dsp:cNvPr id="0" name=""/>
        <dsp:cNvSpPr/>
      </dsp:nvSpPr>
      <dsp:spPr>
        <a:xfrm>
          <a:off x="3883854"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16F5A6-B9B7-4D0D-BA48-E6581CB2405B}">
      <dsp:nvSpPr>
        <dsp:cNvPr id="0" name=""/>
        <dsp:cNvSpPr/>
      </dsp:nvSpPr>
      <dsp:spPr>
        <a:xfrm>
          <a:off x="726941" y="1493108"/>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201,301</a:t>
          </a:r>
          <a:r>
            <a:rPr lang="en-IN" sz="1300" kern="1200"/>
            <a:t>,401 (except last offset 401,previous old offset elements will be deleted)</a:t>
          </a:r>
        </a:p>
      </dsp:txBody>
      <dsp:txXfrm>
        <a:off x="726941" y="1493108"/>
        <a:ext cx="3790540" cy="554354"/>
      </dsp:txXfrm>
    </dsp:sp>
    <dsp:sp modelId="{461B1407-6C91-43B4-87AC-DD14C33C5DDD}">
      <dsp:nvSpPr>
        <dsp:cNvPr id="0" name=""/>
        <dsp:cNvSpPr/>
      </dsp:nvSpPr>
      <dsp:spPr>
        <a:xfrm>
          <a:off x="726941" y="2165264"/>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key- santhoshi	</a:t>
          </a:r>
        </a:p>
      </dsp:txBody>
      <dsp:txXfrm>
        <a:off x="726941" y="2165264"/>
        <a:ext cx="3741896" cy="340172"/>
      </dsp:txXfrm>
    </dsp:sp>
    <dsp:sp modelId="{63036824-0863-411D-B589-D25B0C678F3F}">
      <dsp:nvSpPr>
        <dsp:cNvPr id="0" name=""/>
        <dsp:cNvSpPr/>
      </dsp:nvSpPr>
      <dsp:spPr>
        <a:xfrm>
          <a:off x="726941"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13E71C-22C9-4227-BE82-BDDFA25E8836}">
      <dsp:nvSpPr>
        <dsp:cNvPr id="0" name=""/>
        <dsp:cNvSpPr/>
      </dsp:nvSpPr>
      <dsp:spPr>
        <a:xfrm>
          <a:off x="1252885"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713BE9-330A-42B7-8C0D-54AEF229375C}">
      <dsp:nvSpPr>
        <dsp:cNvPr id="0" name=""/>
        <dsp:cNvSpPr/>
      </dsp:nvSpPr>
      <dsp:spPr>
        <a:xfrm>
          <a:off x="1779245"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ABD569-4E93-4692-8348-CA2361285D5A}">
      <dsp:nvSpPr>
        <dsp:cNvPr id="0" name=""/>
        <dsp:cNvSpPr/>
      </dsp:nvSpPr>
      <dsp:spPr>
        <a:xfrm>
          <a:off x="2305190"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AD12F6-A577-43B3-A297-F14A89FBA69D}">
      <dsp:nvSpPr>
        <dsp:cNvPr id="0" name=""/>
        <dsp:cNvSpPr/>
      </dsp:nvSpPr>
      <dsp:spPr>
        <a:xfrm>
          <a:off x="2831550"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9BFE0A-64F6-40CD-B04D-E483D00C9DB9}">
      <dsp:nvSpPr>
        <dsp:cNvPr id="0" name=""/>
        <dsp:cNvSpPr/>
      </dsp:nvSpPr>
      <dsp:spPr>
        <a:xfrm>
          <a:off x="3357494"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2202A4-C12B-475F-8D17-EA6C927D1B9D}">
      <dsp:nvSpPr>
        <dsp:cNvPr id="0" name=""/>
        <dsp:cNvSpPr/>
      </dsp:nvSpPr>
      <dsp:spPr>
        <a:xfrm>
          <a:off x="3883854"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EFC196-2892-4AE7-B41C-6E28435C2E09}">
      <dsp:nvSpPr>
        <dsp:cNvPr id="0" name=""/>
        <dsp:cNvSpPr/>
      </dsp:nvSpPr>
      <dsp:spPr>
        <a:xfrm>
          <a:off x="726941" y="2574730"/>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202,302</a:t>
          </a:r>
          <a:r>
            <a:rPr lang="en-IN" sz="1300" kern="1200"/>
            <a:t>,402 (only 402 is left, previous offsets will be deleted)</a:t>
          </a:r>
        </a:p>
      </dsp:txBody>
      <dsp:txXfrm>
        <a:off x="726941" y="2574730"/>
        <a:ext cx="3790540" cy="5543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317103-8372-492C-A0E8-F4BFBFC47D0A}">
      <dsp:nvSpPr>
        <dsp:cNvPr id="0" name=""/>
        <dsp:cNvSpPr/>
      </dsp:nvSpPr>
      <dsp:spPr>
        <a:xfrm>
          <a:off x="726941" y="2019"/>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partition-2	key- mani	</a:t>
          </a:r>
        </a:p>
      </dsp:txBody>
      <dsp:txXfrm>
        <a:off x="726941" y="2019"/>
        <a:ext cx="3741896" cy="340172"/>
      </dsp:txXfrm>
    </dsp:sp>
    <dsp:sp modelId="{01EDE6F8-49B5-47A1-8FC1-8452DC208851}">
      <dsp:nvSpPr>
        <dsp:cNvPr id="0" name=""/>
        <dsp:cNvSpPr/>
      </dsp:nvSpPr>
      <dsp:spPr>
        <a:xfrm>
          <a:off x="726941"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C45012-AA33-4185-879E-37F43AF58FAE}">
      <dsp:nvSpPr>
        <dsp:cNvPr id="0" name=""/>
        <dsp:cNvSpPr/>
      </dsp:nvSpPr>
      <dsp:spPr>
        <a:xfrm>
          <a:off x="1252885"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BB7B25-58B5-4CB2-8F9B-5EE6A1EE7069}">
      <dsp:nvSpPr>
        <dsp:cNvPr id="0" name=""/>
        <dsp:cNvSpPr/>
      </dsp:nvSpPr>
      <dsp:spPr>
        <a:xfrm>
          <a:off x="1779245"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2A4170-BE46-4C32-B29F-37164FEB9EA0}">
      <dsp:nvSpPr>
        <dsp:cNvPr id="0" name=""/>
        <dsp:cNvSpPr/>
      </dsp:nvSpPr>
      <dsp:spPr>
        <a:xfrm>
          <a:off x="2305190"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3E274-A22B-4D38-82D8-EAC6A06E77F0}">
      <dsp:nvSpPr>
        <dsp:cNvPr id="0" name=""/>
        <dsp:cNvSpPr/>
      </dsp:nvSpPr>
      <dsp:spPr>
        <a:xfrm>
          <a:off x="2831550"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62D4CE-10B0-4533-88B1-D3BB22BC20FC}">
      <dsp:nvSpPr>
        <dsp:cNvPr id="0" name=""/>
        <dsp:cNvSpPr/>
      </dsp:nvSpPr>
      <dsp:spPr>
        <a:xfrm>
          <a:off x="3357494"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CFACAB-6E73-490E-86DB-5A7CD9FD8469}">
      <dsp:nvSpPr>
        <dsp:cNvPr id="0" name=""/>
        <dsp:cNvSpPr/>
      </dsp:nvSpPr>
      <dsp:spPr>
        <a:xfrm>
          <a:off x="3883854" y="342192"/>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B6DF31-0D55-43EA-A374-587982009116}">
      <dsp:nvSpPr>
        <dsp:cNvPr id="0" name=""/>
        <dsp:cNvSpPr/>
      </dsp:nvSpPr>
      <dsp:spPr>
        <a:xfrm>
          <a:off x="726941" y="411486"/>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101,201</a:t>
          </a:r>
          <a:r>
            <a:rPr lang="en-IN" sz="1300" kern="1200"/>
            <a:t>,301 (Now here except last offset 301 , all previous offset elements will be deleted)</a:t>
          </a:r>
        </a:p>
      </dsp:txBody>
      <dsp:txXfrm>
        <a:off x="726941" y="411486"/>
        <a:ext cx="3790540" cy="554354"/>
      </dsp:txXfrm>
    </dsp:sp>
    <dsp:sp modelId="{CD437F6F-EFEB-459D-A864-448F051F6494}">
      <dsp:nvSpPr>
        <dsp:cNvPr id="0" name=""/>
        <dsp:cNvSpPr/>
      </dsp:nvSpPr>
      <dsp:spPr>
        <a:xfrm>
          <a:off x="726941" y="1083641"/>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key- sai</a:t>
          </a:r>
        </a:p>
      </dsp:txBody>
      <dsp:txXfrm>
        <a:off x="726941" y="1083641"/>
        <a:ext cx="3741896" cy="340172"/>
      </dsp:txXfrm>
    </dsp:sp>
    <dsp:sp modelId="{300FA2F7-DB2C-4255-9AEB-8F630334A494}">
      <dsp:nvSpPr>
        <dsp:cNvPr id="0" name=""/>
        <dsp:cNvSpPr/>
      </dsp:nvSpPr>
      <dsp:spPr>
        <a:xfrm>
          <a:off x="726941"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D55068-B40C-40CF-BFB2-244C0E507EB4}">
      <dsp:nvSpPr>
        <dsp:cNvPr id="0" name=""/>
        <dsp:cNvSpPr/>
      </dsp:nvSpPr>
      <dsp:spPr>
        <a:xfrm>
          <a:off x="1252885"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E6630B-CFA1-4DC0-A1A2-E6F41B46404F}">
      <dsp:nvSpPr>
        <dsp:cNvPr id="0" name=""/>
        <dsp:cNvSpPr/>
      </dsp:nvSpPr>
      <dsp:spPr>
        <a:xfrm>
          <a:off x="1779245"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67E81EE-2FF5-4D2D-80C9-026A8D962FF1}">
      <dsp:nvSpPr>
        <dsp:cNvPr id="0" name=""/>
        <dsp:cNvSpPr/>
      </dsp:nvSpPr>
      <dsp:spPr>
        <a:xfrm>
          <a:off x="2305190"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7C765E-1E09-4CA1-8DAD-EF5145588355}">
      <dsp:nvSpPr>
        <dsp:cNvPr id="0" name=""/>
        <dsp:cNvSpPr/>
      </dsp:nvSpPr>
      <dsp:spPr>
        <a:xfrm>
          <a:off x="2831550"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2C88EC-19AB-44E8-88AD-C0EC587BF109}">
      <dsp:nvSpPr>
        <dsp:cNvPr id="0" name=""/>
        <dsp:cNvSpPr/>
      </dsp:nvSpPr>
      <dsp:spPr>
        <a:xfrm>
          <a:off x="3357494"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03AB94-B7E8-4A1A-BD7D-7ED13D1DD76B}">
      <dsp:nvSpPr>
        <dsp:cNvPr id="0" name=""/>
        <dsp:cNvSpPr/>
      </dsp:nvSpPr>
      <dsp:spPr>
        <a:xfrm>
          <a:off x="3883854" y="1423814"/>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16F5A6-B9B7-4D0D-BA48-E6581CB2405B}">
      <dsp:nvSpPr>
        <dsp:cNvPr id="0" name=""/>
        <dsp:cNvSpPr/>
      </dsp:nvSpPr>
      <dsp:spPr>
        <a:xfrm>
          <a:off x="726941" y="1493108"/>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299,399</a:t>
          </a:r>
          <a:r>
            <a:rPr lang="en-IN" sz="1300" kern="1200"/>
            <a:t>,499 (except last offset 499,previous old offset elements will be deleted)</a:t>
          </a:r>
        </a:p>
      </dsp:txBody>
      <dsp:txXfrm>
        <a:off x="726941" y="1493108"/>
        <a:ext cx="3790540" cy="554354"/>
      </dsp:txXfrm>
    </dsp:sp>
    <dsp:sp modelId="{461B1407-6C91-43B4-87AC-DD14C33C5DDD}">
      <dsp:nvSpPr>
        <dsp:cNvPr id="0" name=""/>
        <dsp:cNvSpPr/>
      </dsp:nvSpPr>
      <dsp:spPr>
        <a:xfrm>
          <a:off x="726941" y="2165264"/>
          <a:ext cx="3741896" cy="340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b" anchorCtr="0">
          <a:noAutofit/>
        </a:bodyPr>
        <a:lstStyle/>
        <a:p>
          <a:pPr lvl="0" algn="l" defTabSz="666750">
            <a:lnSpc>
              <a:spcPct val="90000"/>
            </a:lnSpc>
            <a:spcBef>
              <a:spcPct val="0"/>
            </a:spcBef>
            <a:spcAft>
              <a:spcPct val="35000"/>
            </a:spcAft>
          </a:pPr>
          <a:r>
            <a:rPr lang="en-IN" sz="1500" kern="1200"/>
            <a:t>key- santhoshi	</a:t>
          </a:r>
        </a:p>
      </dsp:txBody>
      <dsp:txXfrm>
        <a:off x="726941" y="2165264"/>
        <a:ext cx="3741896" cy="340172"/>
      </dsp:txXfrm>
    </dsp:sp>
    <dsp:sp modelId="{63036824-0863-411D-B589-D25B0C678F3F}">
      <dsp:nvSpPr>
        <dsp:cNvPr id="0" name=""/>
        <dsp:cNvSpPr/>
      </dsp:nvSpPr>
      <dsp:spPr>
        <a:xfrm>
          <a:off x="726941"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13E71C-22C9-4227-BE82-BDDFA25E8836}">
      <dsp:nvSpPr>
        <dsp:cNvPr id="0" name=""/>
        <dsp:cNvSpPr/>
      </dsp:nvSpPr>
      <dsp:spPr>
        <a:xfrm>
          <a:off x="1252885"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713BE9-330A-42B7-8C0D-54AEF229375C}">
      <dsp:nvSpPr>
        <dsp:cNvPr id="0" name=""/>
        <dsp:cNvSpPr/>
      </dsp:nvSpPr>
      <dsp:spPr>
        <a:xfrm>
          <a:off x="1779245"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ABD569-4E93-4692-8348-CA2361285D5A}">
      <dsp:nvSpPr>
        <dsp:cNvPr id="0" name=""/>
        <dsp:cNvSpPr/>
      </dsp:nvSpPr>
      <dsp:spPr>
        <a:xfrm>
          <a:off x="2305190"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AD12F6-A577-43B3-A297-F14A89FBA69D}">
      <dsp:nvSpPr>
        <dsp:cNvPr id="0" name=""/>
        <dsp:cNvSpPr/>
      </dsp:nvSpPr>
      <dsp:spPr>
        <a:xfrm>
          <a:off x="2831550"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9BFE0A-64F6-40CD-B04D-E483D00C9DB9}">
      <dsp:nvSpPr>
        <dsp:cNvPr id="0" name=""/>
        <dsp:cNvSpPr/>
      </dsp:nvSpPr>
      <dsp:spPr>
        <a:xfrm>
          <a:off x="3357494"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2202A4-C12B-475F-8D17-EA6C927D1B9D}">
      <dsp:nvSpPr>
        <dsp:cNvPr id="0" name=""/>
        <dsp:cNvSpPr/>
      </dsp:nvSpPr>
      <dsp:spPr>
        <a:xfrm>
          <a:off x="3883854" y="2505436"/>
          <a:ext cx="875603" cy="692943"/>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EFC196-2892-4AE7-B41C-6E28435C2E09}">
      <dsp:nvSpPr>
        <dsp:cNvPr id="0" name=""/>
        <dsp:cNvSpPr/>
      </dsp:nvSpPr>
      <dsp:spPr>
        <a:xfrm>
          <a:off x="726941" y="2574730"/>
          <a:ext cx="3790540" cy="55435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lvl="0" algn="l" defTabSz="577850">
            <a:lnSpc>
              <a:spcPct val="90000"/>
            </a:lnSpc>
            <a:spcBef>
              <a:spcPct val="0"/>
            </a:spcBef>
            <a:spcAft>
              <a:spcPct val="35000"/>
            </a:spcAft>
          </a:pPr>
          <a:r>
            <a:rPr lang="en-IN" sz="1300" kern="1200"/>
            <a:t>offset values -</a:t>
          </a:r>
          <a:r>
            <a:rPr lang="en-IN" sz="1300" strike="sngStrike" kern="1200"/>
            <a:t>285,385</a:t>
          </a:r>
          <a:r>
            <a:rPr lang="en-IN" sz="1300" kern="1200"/>
            <a:t>,485</a:t>
          </a:r>
        </a:p>
      </dsp:txBody>
      <dsp:txXfrm>
        <a:off x="726941" y="2574730"/>
        <a:ext cx="3790540" cy="5543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EDB0A-7F9B-409F-BD5D-6839A777A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11708</TotalTime>
  <Pages>34</Pages>
  <Words>7573</Words>
  <Characters>43170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637</cp:revision>
  <dcterms:created xsi:type="dcterms:W3CDTF">2022-12-03T12:11:00Z</dcterms:created>
  <dcterms:modified xsi:type="dcterms:W3CDTF">2024-07-28T12:33:00Z</dcterms:modified>
</cp:coreProperties>
</file>